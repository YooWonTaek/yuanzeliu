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0128C" w14:textId="77777777" w:rsidR="00297C5A" w:rsidRPr="00403717" w:rsidRDefault="00297C5A" w:rsidP="00297C5A">
      <w:pPr>
        <w:pStyle w:val="Heading1"/>
        <w:keepNext w:val="0"/>
        <w:keepLines w:val="0"/>
        <w:spacing w:before="480"/>
        <w:rPr>
          <w:b/>
          <w:color w:val="000000" w:themeColor="text1"/>
          <w:sz w:val="46"/>
          <w:szCs w:val="46"/>
        </w:rPr>
      </w:pPr>
      <w:bookmarkStart w:id="0" w:name="_365q6vpcok8w"/>
      <w:bookmarkEnd w:id="0"/>
      <w:r w:rsidRPr="00403717">
        <w:rPr>
          <w:b/>
          <w:color w:val="000000" w:themeColor="text1"/>
          <w:sz w:val="46"/>
          <w:szCs w:val="46"/>
        </w:rPr>
        <w:t xml:space="preserve">Proposal Pitch: </w:t>
      </w:r>
      <w:bookmarkStart w:id="1" w:name="_Hlk211982226"/>
      <w:r w:rsidRPr="00403717">
        <w:rPr>
          <w:b/>
          <w:color w:val="000000" w:themeColor="text1"/>
          <w:sz w:val="46"/>
          <w:szCs w:val="46"/>
          <w:lang w:eastAsia="zh-CN"/>
        </w:rPr>
        <w:t>Cultural Evolution in Human-AI</w:t>
      </w:r>
      <w:r w:rsidRPr="00403717">
        <w:rPr>
          <w:b/>
          <w:color w:val="000000" w:themeColor="text1"/>
          <w:sz w:val="46"/>
          <w:szCs w:val="46"/>
        </w:rPr>
        <w:t xml:space="preserve"> Hybrid Networks</w:t>
      </w:r>
      <w:bookmarkEnd w:id="1"/>
    </w:p>
    <w:p w14:paraId="19E4447A" w14:textId="77777777" w:rsidR="00297C5A" w:rsidRPr="00403717" w:rsidRDefault="00297C5A" w:rsidP="00297C5A">
      <w:pPr>
        <w:rPr>
          <w:color w:val="000000" w:themeColor="text1"/>
        </w:rPr>
      </w:pPr>
    </w:p>
    <w:p w14:paraId="6523B7F6" w14:textId="77777777" w:rsidR="00297C5A" w:rsidRDefault="00297C5A" w:rsidP="00BE1355">
      <w:pPr>
        <w:jc w:val="center"/>
        <w:rPr>
          <w:color w:val="000000" w:themeColor="text1"/>
          <w:lang w:eastAsia="zh-CN"/>
        </w:rPr>
      </w:pPr>
      <w:r w:rsidRPr="00403717">
        <w:rPr>
          <w:color w:val="000000" w:themeColor="text1"/>
        </w:rPr>
        <w:t>Yuanze Liu</w:t>
      </w:r>
    </w:p>
    <w:p w14:paraId="40DEA127" w14:textId="77777777" w:rsidR="00BE1355" w:rsidRDefault="00BE1355" w:rsidP="00BE1355">
      <w:pPr>
        <w:jc w:val="center"/>
        <w:rPr>
          <w:rFonts w:hint="eastAsia"/>
          <w:color w:val="000000" w:themeColor="text1"/>
          <w:lang w:eastAsia="zh-CN"/>
        </w:rPr>
      </w:pPr>
    </w:p>
    <w:p w14:paraId="0510BB25" w14:textId="77777777" w:rsidR="00BE1355" w:rsidRDefault="00BE1355" w:rsidP="00297C5A">
      <w:pPr>
        <w:rPr>
          <w:color w:val="000000" w:themeColor="text1"/>
          <w:lang w:eastAsia="zh-CN"/>
        </w:rPr>
      </w:pPr>
    </w:p>
    <w:p w14:paraId="7EA6A881" w14:textId="2B66C1A1" w:rsidR="00BE1355" w:rsidRPr="00CA2655" w:rsidRDefault="00BE1355" w:rsidP="00297C5A">
      <w:pPr>
        <w:rPr>
          <w:rFonts w:hint="eastAsia"/>
          <w:color w:val="000000" w:themeColor="text1"/>
          <w:lang w:val="en-US" w:eastAsia="zh-CN"/>
        </w:rPr>
      </w:pPr>
      <w:r w:rsidRPr="00CA2655">
        <w:rPr>
          <w:rFonts w:hint="eastAsia"/>
          <w:b/>
          <w:bCs/>
          <w:color w:val="000000" w:themeColor="text1"/>
          <w:lang w:eastAsia="zh-CN"/>
        </w:rPr>
        <w:t xml:space="preserve">Abstract </w:t>
      </w:r>
      <w:r w:rsidR="00CA2655" w:rsidRPr="00CA2655">
        <w:rPr>
          <w:color w:val="000000" w:themeColor="text1"/>
          <w:lang w:eastAsia="zh-CN"/>
        </w:rPr>
        <w:t xml:space="preserve">AI agents powered by large language models are becoming integral to human social systems, influencing communication, decision-making, and cooperation. Their growing presence raises both scientific and engineering challenges: understanding how such agents transform social and cultural evolution, and designing their integration to enhance coordination, learning, and well-being. This proposal develops a framework for studying human–AI hybrid networks, identifying the complexities of human societies across state, structure, and process levels and outlining potential roles AI agents can play as participants, brokers, moderators, or analysts within these networks. To operationalize this framework, we introduce </w:t>
      </w:r>
      <w:bookmarkStart w:id="2" w:name="_Hlk212151504"/>
      <w:r w:rsidR="000D53D9" w:rsidRPr="000D53D9">
        <w:rPr>
          <w:color w:val="000000" w:themeColor="text1"/>
          <w:lang w:eastAsia="zh-CN"/>
        </w:rPr>
        <w:t>SocAIty</w:t>
      </w:r>
      <w:bookmarkEnd w:id="2"/>
      <w:r w:rsidR="00CA2655" w:rsidRPr="00CA2655">
        <w:rPr>
          <w:color w:val="000000" w:themeColor="text1"/>
          <w:lang w:eastAsia="zh-CN"/>
        </w:rPr>
        <w:t>, an experimental platform that enables real-time human–AI interactions and supports multi-stage, networked experiments. Two case studies demonstrate its potential: one tests whether AI brokers can promote real-world social engagement and psychological well-being without fostering over-reliance on artificial companionship; the other examines whether embedding fact-sensitive AI agents in polarized networks can promote belief updating and depolarization through complex contagion. Together, these studies aim to build an empirical foundation for the cultural evolution of human–AI systems—leveraging AI’s social and cognitive capacities not only to model, but to positively shape, collective human futures.</w:t>
      </w:r>
    </w:p>
    <w:p w14:paraId="265548B0" w14:textId="77777777" w:rsidR="00297C5A" w:rsidRPr="00403717" w:rsidRDefault="00297C5A" w:rsidP="00297C5A">
      <w:pPr>
        <w:rPr>
          <w:color w:val="000000" w:themeColor="text1"/>
          <w:lang w:eastAsia="zh-CN"/>
        </w:rPr>
      </w:pPr>
    </w:p>
    <w:p w14:paraId="30D24621" w14:textId="77777777" w:rsidR="00297C5A" w:rsidRPr="00403717" w:rsidRDefault="00297C5A" w:rsidP="00297C5A">
      <w:pPr>
        <w:rPr>
          <w:color w:val="000000" w:themeColor="text1"/>
          <w:lang w:eastAsia="zh-CN"/>
        </w:rPr>
      </w:pPr>
      <w:bookmarkStart w:id="3" w:name="_51x5z6ubudi6"/>
      <w:bookmarkStart w:id="4" w:name="_Hlk211779038"/>
      <w:bookmarkEnd w:id="3"/>
      <w:r w:rsidRPr="00403717">
        <w:rPr>
          <w:b/>
          <w:color w:val="000000" w:themeColor="text1"/>
          <w:sz w:val="34"/>
          <w:szCs w:val="34"/>
        </w:rPr>
        <w:t xml:space="preserve">1. </w:t>
      </w:r>
      <w:commentRangeStart w:id="5"/>
      <w:r w:rsidRPr="00403717">
        <w:rPr>
          <w:b/>
          <w:color w:val="000000" w:themeColor="text1"/>
          <w:sz w:val="34"/>
          <w:szCs w:val="34"/>
        </w:rPr>
        <w:t>Background and Motivation</w:t>
      </w:r>
      <w:commentRangeEnd w:id="5"/>
      <w:r w:rsidRPr="00403717">
        <w:rPr>
          <w:rStyle w:val="CommentReference"/>
          <w:color w:val="000000" w:themeColor="text1"/>
        </w:rPr>
        <w:commentReference w:id="5"/>
      </w:r>
    </w:p>
    <w:p w14:paraId="0DD930B0" w14:textId="77777777" w:rsidR="00297C5A" w:rsidRPr="00403717" w:rsidRDefault="00297C5A" w:rsidP="00297C5A">
      <w:pPr>
        <w:rPr>
          <w:color w:val="000000" w:themeColor="text1"/>
          <w:lang w:eastAsia="zh-CN"/>
        </w:rPr>
      </w:pPr>
      <w:bookmarkStart w:id="6" w:name="_Hlk211202987"/>
      <w:bookmarkStart w:id="7" w:name="_Hlk211523920"/>
      <w:r w:rsidRPr="00403717">
        <w:rPr>
          <w:color w:val="000000" w:themeColor="text1"/>
          <w:lang w:eastAsia="zh-CN"/>
        </w:rPr>
        <w:t xml:space="preserve">AI agents powered by large language models are reshaping human life in unprecedented ways. Some of them have displayed human-level or even superhuman performance across a wide range of cognitive and emotional tasks </w:t>
      </w:r>
      <w:r w:rsidRPr="00403717">
        <w:rPr>
          <w:color w:val="000000" w:themeColor="text1"/>
        </w:rPr>
        <w:fldChar w:fldCharType="begin"/>
      </w:r>
      <w:r w:rsidRPr="00403717">
        <w:rPr>
          <w:color w:val="000000" w:themeColor="text1"/>
          <w:lang w:eastAsia="zh-CN"/>
        </w:rPr>
        <w:instrText xml:space="preserve"> ADDIN ZOTERO_ITEM CSL_CITATION {"citationID":"lqEb0zUa","properties":{"formattedCitation":"(Costello et al., 2024; Rathje et al., 2024; Rubin et al., 2025)","plainCitation":"(Costello et al., 2024; Rathje et al., 2024; Rubin et al., 2025)","noteIndex":0},"citationItems":[{"id":6856,"uris":["http://zotero.org/users/7140837/items/PWCLXV3N"],"itemData":{"id":6856,"type":"article-journal","abstract":"Conspiracy theory beliefs are notoriously persistent. Influential hypotheses propose that they fulfill important psychological needs, thus resisting counterevidence. Yet previous failures in correcting conspiracy beliefs may be due to counterevidence being insufficiently compelling and tailored. To evaluate this possibility, we leveraged developments in generative artificial intelligence and engaged 2190 conspiracy believers in personalized evidence-based dialogues with GPT-4 Turbo. The intervention reduced conspiracy belief by ~20%. The effect remained 2 months later, generalized across a wide range of conspiracy theories, and occurred even among participants with deeply entrenched beliefs. Although the dialogues focused on a single conspiracy, they nonetheless diminished belief in unrelated conspiracies and shifted conspiracy-related behavioral intentions. These findings suggest that many conspiracy theory believers can revise their views if presented with sufficiently compelling evidence.","container-title":"Science","DOI":"10.1126/science.adq1814","ISSN":"0036-8075, 1095-9203","issue":"6714","language":"en","note":"publisher: American Association for the Advancement of Science (AAAS)","source":"Crossref","title":"Durably reducing conspiracy beliefs through dialogues with AI","URL":"https://www.science.org/doi/10.1126/science.adq1814","volume":"385","author":[{"family":"Costello","given":"Thomas H."},{"family":"Pennycook","given":"Gordon"},{"family":"Rand","given":"David G."}],"accessed":{"date-parts":[["2024",9,17]]},"issued":{"date-parts":[["2024",9,13]]}}},{"id":7091,"uris":["http://zotero.org/users/7140837/items/Z82D5BSM"],"itemData":{"id":7091,"type":"article-journal","abstract":"In most cases, we kept the GPT prompts as close as possible to the instructions that human annotators were provided (see Methods for details). Then, we examined how GPT’s performance aligned with human annotations, following the tradition in natural language processing of using human manual annotations as the gold standard (35).","container-title":"Proceedings of the National Academy of Sciences","DOI":"10.1073/pnas.2308950121","ISSN":"0027-8424, 1091-6490","issue":"34","journalAbbreviation":"Proc. Natl. Acad. Sci. U.S.A.","language":"en","page":"e2308950121","source":"DOI.org (Crossref)","title":"GPT is an effective tool for multilingual psychological text analysis","volume":"121","author":[{"family":"Rathje","given":"Steve"},{"family":"Mirea","given":"Dan-Mircea"},{"family":"Sucholutsky","given":"Ilia"},{"family":"Marjieh","given":"Raja"},{"family":"Robertson","given":"Claire E."},{"family":"Van Bavel","given":"Jay J."}],"issued":{"date-parts":[["2024",8,20]]}}},{"id":7379,"uris":["http://zotero.org/users/7140837/items/4Z2HUNJ2"],"itemData":{"id":7379,"type":"article-journal","container-title":"Nature Human Behaviour","DOI":"10.1038/s41562-025-02247-w","ISSN":"2397-3374","journalAbbreviation":"Nat Hum Behav","language":"en","source":"DOI.org (Crossref)","title":"Comparing the value of perceived human versus AI-generated empathy","URL":"https://www.nature.com/articles/s41562-025-02247-w","author":[{"family":"Rubin","given":"Matan"},{"family":"Li","given":"Joanna Z."},{"family":"Zimmerman","given":"Federico"},{"family":"Ong","given":"Desmond C."},{"family":"Goldenberg","given":"Amit"},{"family":"Perry","given":"Anat"}],"accessed":{"date-parts":[["2025",8,14]]},"issued":{"date-parts":[["2025",6,30]]}}}],"schema":"https://github.com/citation-style-language/schema/raw/master/csl-citation.json"}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(Costello et al., 2024; Rathje et al., 2024; Rubin et al., 2025)</w:t>
      </w:r>
      <w:r w:rsidRPr="00403717">
        <w:rPr>
          <w:color w:val="000000" w:themeColor="text1"/>
        </w:rPr>
        <w:fldChar w:fldCharType="end"/>
      </w:r>
      <w:r w:rsidRPr="00403717">
        <w:rPr>
          <w:color w:val="000000" w:themeColor="text1"/>
          <w:lang w:eastAsia="zh-CN"/>
        </w:rPr>
        <w:t xml:space="preserve">. While such capabilities do not necessarily indicate genuine human-like cognition or feeling </w:t>
      </w:r>
      <w:r w:rsidRPr="00403717">
        <w:rPr>
          <w:color w:val="000000" w:themeColor="text1"/>
        </w:rPr>
        <w:fldChar w:fldCharType="begin"/>
      </w:r>
      <w:r w:rsidRPr="00403717">
        <w:rPr>
          <w:color w:val="000000" w:themeColor="text1"/>
          <w:lang w:eastAsia="zh-CN"/>
        </w:rPr>
        <w:instrText xml:space="preserve"> ADDIN ZOTERO_ITEM CSL_CITATION {"citationID":"56sjZghs","properties":{"formattedCitation":"(Farrell et al., 2025)","plainCitation":"(Farrell et al., 2025)","noteIndex":0},"citationItems":[{"id":7383,"uris":["http://zotero.org/users/7140837/items/9FXBCG5D"],"itemData":{"id":7383,"type":"article-journal","abstract":"Implications draw on the history of transformative information systems from the past\n          , \n            Debates about artificial intelligence (AI) tend to revolve around whether large models are intelligent, autonomous agents. Some AI researchers and commentators speculate that we are on the cusp of creating agents with artificial general intelligence (AGI), a prospect anticipated with both elation and anxiety. There have also been extensive conversations about cultural and social consequences of large models, orbiting around two foci: immediate effects of these systems as they are currently used, and hypothetical futures when these systems turn into AGI agents—perhaps even superintelligent AGI agents. But this discourse about large models as intelligent agents is fundamentally misconceived. Combining ideas from social and behavioral sciences with computer science can help us to understand AI systems more accurately. Large models should not be viewed primarily as intelligent agents but as a new kind of cultural and social technology, allowing humans to take advantage of information other humans have accumulated.","container-title":"Science","DOI":"10.1126/science.adt9819","ISSN":"0036-8075, 1095-9203","issue":"6739","journalAbbreviation":"Science","language":"en","page":"1153-1156","source":"DOI.org (Crossref)","title":"Large AI models are cultural and social technologies","volume":"387","author":[{"family":"Farrell","given":"Henry"},{"family":"Gopnik","given":"Alison"},{"family":"Shalizi","given":"Cosma"},{"family":"Evans","given":"James"}],"issued":{"date-parts":[["2025",3,14]]}}}],"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(Farrell et al., 2025)</w:t>
      </w:r>
      <w:r w:rsidRPr="00403717">
        <w:rPr>
          <w:color w:val="000000" w:themeColor="text1"/>
        </w:rPr>
        <w:fldChar w:fldCharType="end"/>
      </w:r>
      <w:r w:rsidRPr="00403717">
        <w:rPr>
          <w:color w:val="000000" w:themeColor="text1"/>
          <w:lang w:eastAsia="zh-CN"/>
        </w:rPr>
        <w:t xml:space="preserve">, it is clear that AI agents will be deeply embedded within human social systems in the future. As these technologies become integral to everyday communication, decision-making, and collaboration, human–AI hybrid networks </w:t>
      </w:r>
      <w:bookmarkStart w:id="8" w:name="_Hlk211543739"/>
      <w:r w:rsidRPr="00403717">
        <w:rPr>
          <w:color w:val="000000" w:themeColor="text1"/>
          <w:lang w:eastAsia="zh-CN"/>
        </w:rPr>
        <w:t xml:space="preserve">are poised to </w:t>
      </w:r>
      <w:bookmarkEnd w:id="8"/>
      <w:r w:rsidRPr="00403717">
        <w:rPr>
          <w:color w:val="000000" w:themeColor="text1"/>
          <w:lang w:eastAsia="zh-CN"/>
        </w:rPr>
        <w:t xml:space="preserve">profoundly influence the trajectory of social and cultural evolution </w:t>
      </w:r>
      <w:r w:rsidRPr="00403717">
        <w:rPr>
          <w:color w:val="000000" w:themeColor="text1"/>
        </w:rPr>
        <w:fldChar w:fldCharType="begin"/>
      </w:r>
      <w:r w:rsidRPr="00403717">
        <w:rPr>
          <w:color w:val="000000" w:themeColor="text1"/>
          <w:lang w:eastAsia="zh-CN"/>
        </w:rPr>
        <w:instrText xml:space="preserve"> ADDIN ZOTERO_ITEM CSL_CITATION {"citationID":"rUlayeGv","properties":{"formattedCitation":"(Brinkmann et al., 2023; Tsvetkova et al., 2024)","plainCitation":"(Brinkmann et al., 2023; Tsvetkova et al., 2024)","noteIndex":0},"citationItems":[{"id":395,"uris":["http://zotero.org/users/7140837/items/QBGS3TYB"],"itemData":{"id":395,"type":"article-journal","container-title":"Nature Human Behaviour","DOI":"10.1038/s41562-023-01742-2","ISSN":"2397-3374","issue":"11","journalAbbreviation":"Nat Hum Behav","language":"en","license":"https://www.springernature.com/gp/researchers/text-and-data-mining","note":"publisher: Springer Science and Business Media LLC","page":"1855-1868","source":"Crossref","title":"Machine culture","volume":"7","author":[{"family":"Brinkmann","given":"Levin"},{"family":"Baumann","given":"Fabian"},{"family":"Bonnefon","given":"Jean-François"},{"family":"Derex","given":"Maxime"},{"family":"Müller","given":"Thomas F."},{"family":"Nussberger","given":"Anne-Marie"},{"family":"Czaplicka","given":"Agnieszka"},{"family":"Acerbi","given":"Alberto"},{"family":"Griffiths","given":"Thomas L."},{"family":"Henrich","given":"Joseph"},{"family":"Leibo","given":"Joel Z."},{"family":"McElreath","given":"Richard"},{"family":"Oudeyer","given":"Pierre-Yves"},{"family":"Stray","given":"Jonathan"},{"family":"Rahwan","given":"Iyad"}],"issued":{"date-parts":[["2023",11,20]]}}},{"id":18600,"uris":["http://zotero.org/users/7140837/items/9JASHHMV"],"itemData":{"id":18600,"type":"article-journal","abstract":"From fake social media accounts and generative artificial intelligence chatbots to trading algorithms and self-driving vehicles, robots, bots and algorithms are proliferating and permeating our communication channels, social interactions, economic transactions and transportation arteries. Networks of multiple interdependent and interacting humans and intelligent machines constitute complex social systems for which the collective outcomes cannot be deduced from either human or machine behaviour alone. Under this paradigm, we review recent research and identify general dynamics and patterns in situations of competition, coordination, cooperation, contagion and collective decision-making, with context-rich examples from high-frequency trading markets, a social media platform, an open collaboration community and a discussion forum. To ensure more robust and resilient human–machine communities, we require a new sociology of humans and machines. Researchers should study these communities using complex system methods; engineers should explicitly design artificial intelligence for human–machine and machine–machine interactions; and regulators should govern the ecological diversity and social co-development of humans and machines.","container-title":"Nature Human Behaviour","DOI":"10.1038/s41562-024-02001-8","ISSN":"2397-3374","issue":"10","journalAbbreviation":"Nat Hum Behav","language":"en","license":"2024 Springer Nature Limited","note":"publisher: Nature Publishing Group","page":"1864-1876","source":"www.nature.com","title":"A new sociology of humans and machines","volume":"8","author":[{"family":"Tsvetkova","given":"Milena"},{"family":"Yasseri","given":"Taha"},{"family":"Pescetelli","given":"Niccolo"},{"family":"Werner","given":"Tobias"}],"issued":{"date-parts":[["2024",10]]}}}],"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(Brinkmann et al., 2023; Tsvetkova et al., 2024)</w:t>
      </w:r>
      <w:r w:rsidRPr="00403717">
        <w:rPr>
          <w:color w:val="000000" w:themeColor="text1"/>
        </w:rPr>
        <w:fldChar w:fldCharType="end"/>
      </w:r>
      <w:r w:rsidRPr="00403717">
        <w:rPr>
          <w:color w:val="000000" w:themeColor="text1"/>
          <w:lang w:eastAsia="zh-CN"/>
        </w:rPr>
        <w:t>.</w:t>
      </w:r>
    </w:p>
    <w:p w14:paraId="602D9B77" w14:textId="77777777" w:rsidR="00297C5A" w:rsidRPr="00403717" w:rsidRDefault="00297C5A" w:rsidP="00297C5A">
      <w:pPr>
        <w:rPr>
          <w:color w:val="000000" w:themeColor="text1"/>
          <w:lang w:eastAsia="zh-CN"/>
        </w:rPr>
      </w:pPr>
    </w:p>
    <w:p w14:paraId="50B201AA" w14:textId="77777777" w:rsidR="00297C5A" w:rsidRPr="00403717" w:rsidRDefault="00297C5A" w:rsidP="00297C5A">
      <w:pPr>
        <w:rPr>
          <w:color w:val="000000" w:themeColor="text1"/>
          <w:lang w:eastAsia="zh-CN"/>
        </w:rPr>
      </w:pPr>
      <w:r w:rsidRPr="00403717">
        <w:rPr>
          <w:color w:val="000000" w:themeColor="text1"/>
          <w:lang w:eastAsia="zh-CN"/>
        </w:rPr>
        <w:t xml:space="preserve">AI agents’ transformative impact could unfold spontaneously without deliberate control. For example, AI-driven economic or informational shifts may reshape our beliefs, values, and social structures </w:t>
      </w:r>
      <w:r w:rsidRPr="00403717">
        <w:rPr>
          <w:color w:val="000000" w:themeColor="text1"/>
        </w:rPr>
        <w:fldChar w:fldCharType="begin"/>
      </w:r>
      <w:r w:rsidRPr="00403717">
        <w:rPr>
          <w:color w:val="000000" w:themeColor="text1"/>
          <w:lang w:eastAsia="zh-CN"/>
        </w:rPr>
        <w:instrText xml:space="preserve"> ADDIN ZOTERO_ITEM CSL_CITATION {"citationID":"ZD5Lm84i","properties":{"formattedCitation":"(Brady et al., 2023; Jackson et al., 2020, 2023, 2023)","plainCitation":"(Brady et al., 2023; Jackson et al., 2020, 2023, 2023)","noteIndex":0},"citationItems":[{"id":576,"uris":["http://zotero.org/users/7140837/items/CW2TFMQT"],"itemData":{"id":576,"type":"article-journal","container-title":"Trends in Cognitive Sciences","DOI":"10.1016/j.tics.2023.06.008","ISSN":"13646613","journalAbbreviation":"Trends in Cognitive Sciences","language":"en","page":"S1364661323001663","source":"DOI.org (Crossref)","title":"Algorithm-mediated social learning in online social networks","author":[{"family":"Brady","given":"William J."},{"family":"Jackson","given":"Joshua Conrad"},{"family":"Lindström","given":"Björn"},{"family":"Crockett","given":"M.J."}],"issued":{"date-parts":[["2023",8]]}}},{"id":6390,"uris":["http://zotero.org/users/7140837/items/9L9CWEUH"],"itemData":{"id":6390,"type":"article-journal","abstract":"This article explores how the rise of robot workers will shape social relations. Across six studies, we found that awareness of robot workers reduces prejudice and discrimination because it leads people to perceive more commonality with other human groups.","container-title":"American Psychologist","DOI":"10.1037/amp0000582","ISSN":"1935-990X, 0003-066X","issue":"7","journalAbbreviation":"American Psychologist","language":"en","page":"969-982","source":"DOI.org (Crossref)","title":"Could a rising robot workforce make humans less prejudiced?","volume":"75","author":[{"family":"Jackson","given":"Joshua Conrad"},{"family":"Castelo","given":"Noah"},{"family":"Gray","given":"Kurt"}],"issued":{"date-parts":[["2020",10]]}}},{"id":1188,"uris":["http://zotero.org/users/7140837/items/8W6SGQS9"],"itemData":{"id":1188,"type":"article-journal","abstract":"The global decline of religiosity represents one of the most significant societal shifts in recent history. After millennia of near-universal religious identification, the world is experiencing a regionally uneven trend toward secularization. We propose an explanation of this decline, which claims that automation—the development of robots and artificial intelligence (AI)—can partly explain modern religious declines. We build four unique datasets composed of more than 3 million individuals which show that robotics and AI exposure is linked to 21st-century religious declines across nations, metropolitan regions, and individual people. Key results hold controlling for other technological developments (e.g., electricity grid access and telecommunications development), socioeconomic indicators (e.g., wealth, residential mobility, and demographics), and factors implicated in previous theories of religious decline (e.g., individual choice norms). An experiment also supports our hypotheses. Our findings partly explain contemporary trends in religious decline and foreshadow where religiosity may wane in the future.","container-title":"Proceedings of the National Academy of Sciences","DOI":"10.1073/pnas.2304748120","ISSN":"0027-8424, 1091-6490","issue":"34","journalAbbreviation":"Proc. Natl. Acad. Sci. U.S.A.","language":"en","page":"e2304748120","source":"DOI.org (Crossref)","title":"Exposure to automation explains religious declines","volume":"120","author":[{"family":"Jackson","given":"Joshua Conrad"},{"family":"Yam","given":"Kai Chi"},{"family":"Tang","given":"Pok Man"},{"family":"Sibley","given":"Chris G."},{"family":"Waytz","given":"Adam"}],"issued":{"date-parts":[["2023",8,22]]}}},{"id":1188,"uris":["http://zotero.org/users/7140837/items/8W6SGQS9"],"itemData":{"id":1188,"type":"article-journal","abstract":"The global decline of religiosity represents one of the most significant societal shifts in recent history. After millennia of near-universal religious identification, the world is experiencing a regionally uneven trend toward secularization. We propose an explanation of this decline, which claims that automation—the development of robots and artificial intelligence (AI)—can partly explain modern religious declines. We build four unique datasets composed of more than 3 million individuals which show that robotics and AI exposure is linked to 21st-century religious declines across nations, metropolitan regions, and individual people. Key results hold controlling for other technological developments (e.g., electricity grid access and telecommunications development), socioeconomic indicators (e.g., wealth, residential mobility, and demographics), and factors implicated in previous theories of religious decline (e.g., individual choice norms). An experiment also supports our hypotheses. Our findings partly explain contemporary trends in religious decline and foreshadow where religiosity may wane in the future.","container-title":"Proceedings of the National Academy of Sciences","DOI":"10.1073/pnas.2304748120","ISSN":"0027-8424, 1091-6490","issue":"34","journalAbbreviation":"Proc. Natl. Acad. Sci. U.S.A.","language":"en","page":"e2304748120","source":"DOI.org (Crossref)","title":"Exposure to automation explains religious declines","volume":"120","author":[{"family":"Jackson","given":"Joshua Conrad"},{"family":"Yam","given":"Kai Chi"},{"family":"Tang","given":"Pok Man"},{"family":"Sibley","given":"Chris G."},{"family":"Waytz","given":"Adam"}],"issued":{"date-parts":[["2023",8,22]]}}}],"schema":"https://github.com/citation-style-language/schema/raw/master/csl-citation.json"}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(Brady et al., 2023; Jackson et al., 2020, 2023, 2023)</w:t>
      </w:r>
      <w:r w:rsidRPr="00403717">
        <w:rPr>
          <w:color w:val="000000" w:themeColor="text1"/>
        </w:rPr>
        <w:fldChar w:fldCharType="end"/>
      </w:r>
      <w:r w:rsidRPr="00403717">
        <w:rPr>
          <w:color w:val="000000" w:themeColor="text1"/>
          <w:lang w:eastAsia="zh-CN"/>
        </w:rPr>
        <w:t xml:space="preserve">. However, it could also be intentionally guided through the deliberate design of AI agents’ roles and functions within human networks, representing a form of </w:t>
      </w:r>
      <w:bookmarkStart w:id="9" w:name="_Hlk211524659"/>
      <w:r w:rsidRPr="00403717">
        <w:rPr>
          <w:color w:val="000000" w:themeColor="text1"/>
          <w:lang w:eastAsia="zh-CN"/>
        </w:rPr>
        <w:t xml:space="preserve">intentional cultural evolution </w:t>
      </w:r>
      <w:bookmarkEnd w:id="9"/>
      <w:r w:rsidRPr="00403717">
        <w:rPr>
          <w:color w:val="000000" w:themeColor="text1"/>
        </w:rPr>
        <w:fldChar w:fldCharType="begin"/>
      </w:r>
      <w:r w:rsidRPr="00403717">
        <w:rPr>
          <w:color w:val="000000" w:themeColor="text1"/>
          <w:lang w:eastAsia="zh-CN"/>
        </w:rPr>
        <w:instrText xml:space="preserve"> ADDIN ZOTERO_ITEM CSL_CITATION {"citationID":"rRboPu7X","properties":{"formattedCitation":"(Hamedani et al., 2024; Wilson et al., 2014)","plainCitation":"(Hamedani et al., 2024; Wilson et al., 2014)","noteIndex":0},"citationItems":[{"id":18522,"uris":["http://zotero.org/users/7140837/items/PI2X23L3"],"itemData":{"id":18522,"type":"article-journal","abstract":"Calls for culture change abound. Headlines regularly feature calls to change the “broken” or “toxic” cultures of institutions and organizations, and people debate which norms and practices across society are now defunct. As people blame current societal problems on culture, the proposed fix is “culture change.” But what is culture change? How does it work? Can it be effective? This article presents a novel social psychological framework for intentional culture change—actively and deliberately modifying the mutually reinforcing features of a culture. Synthesizing insights from research and application, it proposes an integrated, evidence-based perspective centered around seven core principles for intentional culture change: Principle 1: People are culturally shaped shapers, so they can be culture changers; Principle 2: Identifying, mapping, and evaluating the key levels of culture helps locate where to target change; Principle 3: Culture change happens in both top-down and bottom-up ways and is more effective when the levels are in alignment; Principle 4: Culture change can be easier when it leverages existing core values and harder when it challenges deep-seated defaults and biases; Principle 5: Culture change typically involves power struggles and identity threats; Principle 6: Cultures interact with one another and change can cause backlash, resistance, and clashes; and Principle 7: Timing and readiness matter. While these principles may be broadly used, here they are applied to the issue of social inequality in the United States. Even though culture change feels particularly daunting in this problem area, it can also be empowering—especially when people leverage evidence-based insights and tools to reimagine and rebuild their cultures. (PsycInfo Database Record (c) 2025 APA, all rights reserved)","container-title":"American Psychologist","DOI":"10.1037/amp0001209","ISSN":"1935-990X","issue":"3","note":"publisher-place: US\npublisher: American Psychological Association","page":"384-402","source":"APA PsycNet","title":"We built this culture (so we can change it): Seven principles for intentional culture change","title-short":"We built this culture (so we can change it)","volume":"79","author":[{"family":"Hamedani","given":"MarYam G."},{"family":"Markus","given":"Hazel Rose"},{"family":"Hetey","given":"Rebecca C."},{"family":"Eberhardt","given":"Jennifer L."}],"issued":{"date-parts":[["2024"]]}}},{"id":18520,"uris":["http://zotero.org/users/7140837/items/3DPIZN8Y"],"itemData":{"id":18520,"type":"article-journal","abstract":"Humans possess great capacity for behavioral and cultural change, but our ability to manage change is still limited. This article has two major objectives: first, to sketch a basic science of intentional change centered on evolution; second, to provide examples of intentional behavioral and cultural change from the applied behavioral sciences, which are largely unknown to the basic sciences community.All species have evolved mechanisms of phenotypic plasticity that enable them to respond adaptively to their environments. Some mechanisms of phenotypic plasticity count as evolutionary processes in their own right. The human capacity for symbolic thought provides an inheritance system having the same kind of combinatorial diversity as does genetic recombination and antibody formation. Taking these propositions seriously allows an integration of major traditions within the basic behavioral sciences, such as behaviorism, social constructivism, social psychology, cognitive psychology, and evolutionary psychology, which are often isolated and even conceptualized as opposed to one another.The applied behavioral sciences include well-validated examples of successfully managing behavioral and cultural change at scales ranging from individuals to small groups to large populations. However, these examples are largely unknown beyond their disciplinary boundaries, for lack of a unifying theoretical framework. Viewed from an evolutionary perspective, they are examples of managing evolved mechanisms of phenotypic plasticity, including open-ended processes of variation and selection.Once the many branches of the basic and applied behavioral sciences become conceptually unified, we are closer to a science of intentional change than one might think.","container-title":"Behavioral and Brain Sciences","DOI":"10.1017/S0140525X13001593","ISSN":"0140-525X, 1469-1825","issue":"4","language":"en","page":"395-416","source":"Cambridge University Press","title":"Evolving the future: Toward a science of intentional change","title-short":"Evolving the future","volume":"37","author":[{"family":"Wilson","given":"David Sloan"},{"family":"Hayes","given":"Steven C."},{"family":"Biglan","given":"Anthony"},{"family":"Embry","given":"Dennis D."}],"issued":{"date-parts":[["2014",8]]}}}],"schema":"https://github.com/citation-style-language/schema/raw/master/csl-citation.json"}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 xml:space="preserve">(Hamedani et al., 2024; Wilson et </w:t>
      </w:r>
      <w:r w:rsidRPr="00403717">
        <w:rPr>
          <w:noProof/>
          <w:color w:val="000000" w:themeColor="text1"/>
          <w:lang w:eastAsia="zh-CN"/>
        </w:rPr>
        <w:lastRenderedPageBreak/>
        <w:t>al., 2014)</w:t>
      </w:r>
      <w:r w:rsidRPr="00403717">
        <w:rPr>
          <w:color w:val="000000" w:themeColor="text1"/>
        </w:rPr>
        <w:fldChar w:fldCharType="end"/>
      </w:r>
      <w:r w:rsidRPr="00403717">
        <w:rPr>
          <w:color w:val="000000" w:themeColor="text1"/>
          <w:lang w:eastAsia="zh-CN"/>
        </w:rPr>
        <w:t>. Here we argue that the best way to understand and harness AI agents’ potential is to simultaneously take both approaches. On the one hand, we need to answer scientific questions of how AI agents may affect the evolution of human systems in various possible settings. On the other hand, we also need to actively investigate engineering questions of how to deliberately and positively embed AI agents in human systems to best help solve the problems of coordination, learning, and well-being faced by large-scale human societies.</w:t>
      </w:r>
    </w:p>
    <w:p w14:paraId="57F6C401" w14:textId="77777777" w:rsidR="00297C5A" w:rsidRPr="00403717" w:rsidRDefault="00297C5A" w:rsidP="00297C5A">
      <w:pPr>
        <w:rPr>
          <w:color w:val="000000" w:themeColor="text1"/>
          <w:lang w:eastAsia="zh-CN"/>
        </w:rPr>
      </w:pPr>
    </w:p>
    <w:p w14:paraId="30CA2DC2" w14:textId="77777777" w:rsidR="00297C5A" w:rsidRPr="00403717" w:rsidRDefault="00297C5A" w:rsidP="00297C5A">
      <w:pPr>
        <w:rPr>
          <w:color w:val="000000" w:themeColor="text1"/>
          <w:lang w:val="en-US" w:eastAsia="zh-CN"/>
        </w:rPr>
      </w:pPr>
      <w:r w:rsidRPr="00403717">
        <w:rPr>
          <w:color w:val="000000" w:themeColor="text1"/>
          <w:lang w:eastAsia="zh-CN"/>
        </w:rPr>
        <w:t>To these ends, this proposal first identifies sources of complexities of social networks and summarize potential roles that AI agents may take to help address these complexities. Then, we introduce a new experiment platform for studying hybrid human–AI networks where AI agents can take these different roles. In the end, we illustrate the potential of this platform through two planned case studies. The first examines how AI agents can foster real-world social engagement and psychological well-being while preventing overreliance on artificial companionship. The second explores how AI can promote depolarization through complex contagion in a hybrid network.</w:t>
      </w:r>
    </w:p>
    <w:p w14:paraId="574A4BAF" w14:textId="77777777" w:rsidR="00297C5A" w:rsidRPr="00403717" w:rsidRDefault="00297C5A" w:rsidP="00297C5A">
      <w:pPr>
        <w:pStyle w:val="Heading2"/>
        <w:keepNext w:val="0"/>
        <w:keepLines w:val="0"/>
        <w:rPr>
          <w:b/>
          <w:color w:val="000000" w:themeColor="text1"/>
          <w:sz w:val="34"/>
          <w:szCs w:val="34"/>
          <w:lang w:val="en-US" w:eastAsia="zh-CN"/>
        </w:rPr>
      </w:pPr>
      <w:r w:rsidRPr="00403717">
        <w:rPr>
          <w:b/>
          <w:color w:val="000000" w:themeColor="text1"/>
          <w:sz w:val="34"/>
          <w:szCs w:val="34"/>
        </w:rPr>
        <w:t xml:space="preserve">2. </w:t>
      </w:r>
      <w:r w:rsidRPr="00403717">
        <w:rPr>
          <w:b/>
          <w:color w:val="000000" w:themeColor="text1"/>
          <w:sz w:val="34"/>
          <w:szCs w:val="34"/>
          <w:lang w:eastAsia="zh-CN"/>
        </w:rPr>
        <w:t>Complexities of social networks and AI agents’ potential roles</w:t>
      </w:r>
    </w:p>
    <w:p w14:paraId="58465B1B" w14:textId="77777777" w:rsidR="00297C5A" w:rsidRPr="00403717" w:rsidRDefault="00297C5A" w:rsidP="00297C5A">
      <w:pPr>
        <w:rPr>
          <w:color w:val="000000" w:themeColor="text1"/>
          <w:lang w:eastAsia="zh-CN"/>
        </w:rPr>
      </w:pPr>
      <w:bookmarkStart w:id="10" w:name="_Hlk211594044"/>
      <w:r w:rsidRPr="00403717">
        <w:rPr>
          <w:color w:val="000000" w:themeColor="text1"/>
          <w:lang w:eastAsia="zh-CN"/>
        </w:rPr>
        <w:t xml:space="preserve">Human society, as a complex system, scales in complexity across state, structure, and process </w:t>
      </w:r>
      <w:r w:rsidRPr="00403717">
        <w:rPr>
          <w:color w:val="000000" w:themeColor="text1"/>
        </w:rPr>
        <w:fldChar w:fldCharType="begin"/>
      </w:r>
      <w:r w:rsidRPr="00403717">
        <w:rPr>
          <w:color w:val="000000" w:themeColor="text1"/>
          <w:lang w:eastAsia="zh-CN"/>
        </w:rPr>
        <w:instrText xml:space="preserve"> ADDIN ZOTERO_ITEM CSL_CITATION {"citationID":"R2A5svHr","properties":{"formattedCitation":"(Newman et al., 2011; Sucholutsky et al., 2025)","plainCitation":"(Newman et al., 2011; Sucholutsky et al., 2025)","noteIndex":0},"citationItems":[{"id":18524,"uris":["http://zotero.org/users/7140837/items/PKVMB68F"],"itemData":{"id":18524,"type":"book","abstract":"From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 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science.","ISBN":"978-1-4008-4135-6","language":"en","license":"De Gruyter expressly reserves the right to use all content for commercial text and data mining within the meaning of Section 44b of the German Copyright Act.","note":"DOI: 10.1515/9781400841356","publisher":"Princeton University Press","source":"www.degruyterbrill.com","title":"The Structure and Dynamics of Networks","URL":"https://www.degruyterbrill.com/document/doi/10.1515/9781400841356/html","author":[{"family":"Newman","given":"Mark"},{"family":"Barabási","given":"Albert-László"},{"family":"Watts","given":"Duncan J."}],"accessed":{"date-parts":[["2025",10,16]]},"issued":{"date-parts":[["2011",10,23]]}}},{"id":18430,"uris":["http://zotero.org/users/7140837/items/THXZQPAV"],"itemData":{"id":18430,"type":"article-journal","abstract":"Large language models (LLMs) are already transforming the study of individual cognition, but their application to studying collective cognition has been underexplored. We lay out how LLMs may be able to address the complexity that has hindered the study of collectives and raise possible risks that warrant new methods.","container-title":"Nature Computational Science","DOI":"10.1038/s43588-025-00848-z","ISSN":"2662-8457","issue":"9","journalAbbreviation":"Nat Comput Sci","language":"en","license":"2025 Springer Nature America, Inc.","note":"publisher: Nature Publishing Group","page":"704-707","source":"www.nature.com","title":"Using LLMs to advance the cognitive science of collectives","volume":"5","author":[{"family":"Sucholutsky","given":"Ilia"},{"family":"Collins","given":"Katherine M."},{"family":"Jacoby","given":"Nori"},{"family":"Thompson","given":"Bill D."},{"family":"Hawkins","given":"Robert D."}],"issued":{"date-parts":[["2025",9]]}}}],"schema":"https://github.com/citation-style-language/schema/raw/master/csl-citation.json"}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(Newman et al., 2011; Sucholutsky et al., 2025)</w:t>
      </w:r>
      <w:r w:rsidRPr="00403717">
        <w:rPr>
          <w:color w:val="000000" w:themeColor="text1"/>
        </w:rPr>
        <w:fldChar w:fldCharType="end"/>
      </w:r>
      <w:r w:rsidRPr="00403717">
        <w:rPr>
          <w:color w:val="000000" w:themeColor="text1"/>
          <w:lang w:eastAsia="zh-CN"/>
        </w:rPr>
        <w:t xml:space="preserve">. The state layer concerns what individuals and groups believe, prefer, know, and intend under uncertainty. The structure layer concerns who are connected to whom, which shapes how information and resources flow and where inequalities or choke points arise. The process layer concerns </w:t>
      </w:r>
      <w:r w:rsidRPr="00403717">
        <w:rPr>
          <w:color w:val="000000" w:themeColor="text1"/>
        </w:rPr>
        <w:t>the rules of interaction, learning dynamics, incentive mechanisms, and institution-level feedback loops</w:t>
      </w:r>
      <w:r w:rsidRPr="00403717">
        <w:rPr>
          <w:color w:val="000000" w:themeColor="text1"/>
          <w:lang w:eastAsia="zh-CN"/>
        </w:rPr>
        <w:t>,</w:t>
      </w:r>
      <w:r w:rsidRPr="00403717">
        <w:rPr>
          <w:color w:val="000000" w:themeColor="text1"/>
        </w:rPr>
        <w:t xml:space="preserve"> </w:t>
      </w:r>
      <w:r w:rsidRPr="00403717">
        <w:rPr>
          <w:color w:val="000000" w:themeColor="text1"/>
          <w:lang w:eastAsia="zh-CN"/>
        </w:rPr>
        <w:t xml:space="preserve">which </w:t>
      </w:r>
      <w:r w:rsidRPr="00403717">
        <w:rPr>
          <w:color w:val="000000" w:themeColor="text1"/>
        </w:rPr>
        <w:t>translate local behaviors into emergent phenomena</w:t>
      </w:r>
      <w:r w:rsidRPr="00403717">
        <w:rPr>
          <w:color w:val="000000" w:themeColor="text1"/>
          <w:lang w:eastAsia="zh-CN"/>
        </w:rPr>
        <w:t xml:space="preserve">, yet also </w:t>
      </w:r>
      <w:r w:rsidRPr="00403717">
        <w:rPr>
          <w:color w:val="000000" w:themeColor="text1"/>
        </w:rPr>
        <w:t xml:space="preserve">introduce </w:t>
      </w:r>
      <w:r w:rsidRPr="00403717">
        <w:rPr>
          <w:color w:val="000000" w:themeColor="text1"/>
          <w:lang w:eastAsia="zh-CN"/>
        </w:rPr>
        <w:t>nonlinearity, cascading failure, and path dependence. As scale expands, the interplay of misaligned states, uneven structure, and nonlinear processes are what make human societies exquisitely complex, hard to coordinate and easy to tip into failure.</w:t>
      </w:r>
    </w:p>
    <w:p w14:paraId="1E21EF2E" w14:textId="77777777" w:rsidR="00297C5A" w:rsidRPr="00403717" w:rsidRDefault="00297C5A" w:rsidP="00297C5A">
      <w:pPr>
        <w:rPr>
          <w:color w:val="000000" w:themeColor="text1"/>
          <w:lang w:eastAsia="zh-CN"/>
        </w:rPr>
      </w:pPr>
    </w:p>
    <w:p w14:paraId="16E17F6C" w14:textId="186CDC22" w:rsidR="00297C5A" w:rsidRPr="00403717" w:rsidRDefault="00297C5A" w:rsidP="00297C5A">
      <w:pPr>
        <w:rPr>
          <w:color w:val="000000" w:themeColor="text1"/>
          <w:lang w:eastAsia="zh-CN"/>
        </w:rPr>
      </w:pPr>
      <w:r w:rsidRPr="00403717">
        <w:rPr>
          <w:color w:val="000000" w:themeColor="text1"/>
          <w:lang w:eastAsia="zh-CN"/>
        </w:rPr>
        <w:t xml:space="preserve">AI agents may help study and address complexities at each level. First, at state level, AI agents can either be set as interviewers who monitor and gather information from individuals, or participants who simulate variant individual preferences within a network </w:t>
      </w:r>
      <w:r w:rsidRPr="00403717">
        <w:rPr>
          <w:color w:val="000000" w:themeColor="text1"/>
        </w:rPr>
        <w:fldChar w:fldCharType="begin"/>
      </w:r>
      <w:r w:rsidRPr="00403717">
        <w:rPr>
          <w:color w:val="000000" w:themeColor="text1"/>
          <w:lang w:eastAsia="zh-CN"/>
        </w:rPr>
        <w:instrText xml:space="preserve"> ADDIN ZOTERO_ITEM CSL_CITATION {"citationID":"UWOVwJ8G","properties":{"formattedCitation":"(Gonzalez &amp; Heidari, 2025)","plainCitation":"(Gonzalez &amp; Heidari, 2025)","noteIndex":0},"citationItems":[{"id":18541,"uris":["http://zotero.org/users/7140837/items/NHQAZBAA"],"itemData":{"id":18541,"type":"article-journal","container-title":"Nature Reviews Psychology","DOI":"10.1038/s44159-025-00499-x","ISSN":"2731-0574","journalAbbreviation":"Nat Rev Psychol","language":"en","source":"DOI.org (Crossref)","title":"A cognitive approach to human–AI complementarity in dynamic decision-making","URL":"https://www.nature.com/articles/s44159-025-00499-x","author":[{"family":"Gonzalez","given":"Cleotilde"},{"family":"Heidari","given":"Hoda"}],"accessed":{"date-parts":[["2025",10,17]]},"issued":{"date-parts":[["2025",10,17]]}}}],"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(Gonzalez &amp; Heidari, 2025)</w:t>
      </w:r>
      <w:r w:rsidRPr="00403717">
        <w:rPr>
          <w:color w:val="000000" w:themeColor="text1"/>
        </w:rPr>
        <w:fldChar w:fldCharType="end"/>
      </w:r>
      <w:r w:rsidRPr="00403717">
        <w:rPr>
          <w:color w:val="000000" w:themeColor="text1"/>
          <w:lang w:eastAsia="zh-CN"/>
        </w:rPr>
        <w:t xml:space="preserve">. For example, research finds that GPT is capable of assessing key human psychological variables such as sentiment, moral foundations, and cultural values from English or Classic Chinese texts pretty well </w:t>
      </w:r>
      <w:r w:rsidRPr="00403717">
        <w:rPr>
          <w:color w:val="000000" w:themeColor="text1"/>
        </w:rPr>
        <w:fldChar w:fldCharType="begin"/>
      </w:r>
      <w:r w:rsidRPr="00403717">
        <w:rPr>
          <w:color w:val="000000" w:themeColor="text1"/>
          <w:lang w:eastAsia="zh-CN"/>
        </w:rPr>
        <w:instrText xml:space="preserve"> ADDIN ZOTERO_ITEM CSL_CITATION {"citationID":"ugyVoyUj","properties":{"formattedCitation":"(Y. Chen et al., 2024; Rathje et al., 2024)","plainCitation":"(Y. Chen et al., 2024; Rathje et al., 2024)","noteIndex":0},"citationItems":[{"id":567,"uris":["http://zotero.org/users/7140837/items/5RLBMUUE"],"itemData":{"id":567,"type":"article","abstract":"In this work, we develop a pipeline for historical-psychological text analysis in classical Chinese. Humans have produced texts in various languages for thousands of years; however, most of the computational literature is focused on contemporary languages and corpora. The emerging field of historical psychology relies on computational techniques to extract aspects of psychology from historical corpora using new methods developed in natural language processing (NLP). The present pipeline, called Contextualized Construct Representations (CCR), combines expert knowledge in psychometrics (i.e., psychological surveys) with text representations generated via transformer-based language models to measure psychological constructs such as traditionalism, norm strength, and collectivism in classical Chinese corpora. Considering the scarcity of available data, we propose an indirect supervised contrastive learning approach and build the first Chinese historical psychology corpus (C-HI-PSY) to fine-tune pre-trained models. We evaluate the pipeline to demonstrate its superior performance compared with other approaches. The CCR method outperforms word-embedding-based approaches across all of our tasks and exceeds prompting with GPT-4 in most tasks. Finally, we benchmark the pipeline against objective, external data to further verify its validity.","language":"en","note":"arXiv:2403.00509 [cs]","number":"arXiv:2403.00509","publisher":"arXiv","source":"arXiv.org","title":"Surveying the dead minds: historical-psychological text analysis with contextualized construct representation (CCR) for classical chinese","title-short":"Surveying the dead minds","URL":"http://arxiv.org/abs/2403.00509","author":[{"family":"Chen","given":"Yuqi"},{"family":"Li","given":"Sixuan"},{"family":"Li","given":"Ying"},{"family":"Atari","given":"Mohammad"}],"accessed":{"date-parts":[["2024",3,5]]},"issued":{"date-parts":[["2024",3,1]]}}},{"id":7091,"uris":["http://zotero.org/users/7140837/items/Z82D5BSM"],"itemData":{"id":7091,"type":"article-journal","abstract":"In most cases, we kept the GPT prompts as close as possible to the instructions that human annotators were provided (see Methods for details). Then, we examined how GPT’s performance aligned with human annotations, following the tradition in natural language processing of using human manual annotations as the gold standard (35).","container-title":"Proceedings of the National Academy of Sciences","DOI":"10.1073/pnas.2308950121","ISSN":"0027-8424, 1091-6490","issue":"34","journalAbbreviation":"Proc. Natl. Acad. Sci. U.S.A.","language":"en","page":"e2308950121","source":"DOI.org (Crossref)","title":"GPT is an effective tool for multilingual psychological text analysis","volume":"121","author":[{"family":"Rathje","given":"Steve"},{"family":"Mirea","given":"Dan-Mircea"},{"family":"Sucholutsky","given":"Ilia"},{"family":"Marjieh","given":"Raja"},{"family":"Robertson","given":"Claire E."},{"family":"Van Bavel","given":"Jay J."}],"issued":{"date-parts":[["2024",8,20]]}}}],"schema":"https://github.com/citation-style-language/schema/raw/master/csl-citation.json"}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(Y. Chen et al., 2024; Rathje et al., 2024)</w:t>
      </w:r>
      <w:r w:rsidRPr="00403717">
        <w:rPr>
          <w:color w:val="000000" w:themeColor="text1"/>
        </w:rPr>
        <w:fldChar w:fldCharType="end"/>
      </w:r>
      <w:r w:rsidRPr="00403717">
        <w:rPr>
          <w:color w:val="000000" w:themeColor="text1"/>
          <w:lang w:eastAsia="zh-CN"/>
        </w:rPr>
        <w:t xml:space="preserve">. There is also accumulating evidence supporting that AI agents can simulate real humans in predicting personal preferences </w:t>
      </w:r>
      <w:r w:rsidRPr="00403717">
        <w:rPr>
          <w:color w:val="000000" w:themeColor="text1"/>
        </w:rPr>
        <w:fldChar w:fldCharType="begin"/>
      </w:r>
      <w:r w:rsidR="00220FD8">
        <w:rPr>
          <w:color w:val="000000" w:themeColor="text1"/>
          <w:lang w:eastAsia="zh-CN"/>
        </w:rPr>
        <w:instrText xml:space="preserve"> ADDIN ZOTERO_ITEM CSL_CITATION {"citationID":"ELMtqjBQ","properties":{"formattedCitation":"(Binz et al., 2025; Kozlowski &amp; Evans, 2025; Park et al., 2024; Toubia et al., 2025)","plainCitation":"(Binz et al., 2025; Kozlowski &amp; Evans, 2025; Park et al., 2024; Toubia et al., 2025)","noteIndex":0},"citationItems":[{"id":195,"uris":["http://zotero.org/users/7140837/items/9ZSPVVH6"],"itemData":{"id":195,"type":"article-journal","abstract":"Abstract\n            \n              Establishing a unified theory of cognition has been an important goal in psychology\n              1,2\n              . A first step towards such a theory is to create a computational model that can predict human behaviour in a wide range of settings. Here we introduce Centaur, a computational model that can predict and simulate human behaviour in any experiment expressible in natural language. We derived Centaur by fine-tuning a state-of-the-art language model on a large-scale dataset called Psych-101. Psych-101 has an unprecedented scale, covering trial-by-trial data from more than 60,000 participants performing in excess of 10,000,000 choices in 160 experiments. Centaur not only captures the behaviour of held-out participants better than existing cognitive models, but it also generalizes to previously unseen cover stories, structural task modifications and entirely new domains. Furthermore, the model’s internal representations become more aligned with human neural activity after fine-tuning. Taken together, our results demonstrate that it is possible to discover computational models that capture human behaviour across a wide range of domains. We believe that such models provide tremendous potential for guiding the development of cognitive theories, and we present a case study to demonstrate this.","container-title":"Nature","DOI":"10.1038/s41586-025-09215-4","ISSN":"0028-0836, 1476-4687","journalAbbreviation":"Nature","language":"en","source":"DOI.org (Crossref)","title":"A foundation model to predict and capture human cognition","URL":"https://www.nature.com/articles/s41586-025-09215-4","author":[{"family":"Binz","given":"Marcel"},{"family":"Akata","given":"Elif"},{"family":"Bethge","given":"Matthias"},{"family":"Brändle","given":"Franziska"},{"family":"Callaway","given":"Fred"},{"family":"Coda-Forno","given":"Julian"},{"family":"Dayan","given":"Peter"},{"family":"Demircan","given":"Can"},{"family":"Eckstein","given":"Maria K."},{"family":"Éltető","given":"Noémi"},{"family":"Griffiths","given":"Thomas L."},{"family":"Haridi","given":"Susanne"},{"family":"Jagadish","given":"Akshay K."},{"family":"Ji-An","given":"Li"},{"family":"Kipnis","given":"Alexander"},{"family":"Kumar","given":"Sreejan"},{"family":"Ludwig","given":"Tobias"},{"family":"Mathony","given":"Marvin"},{"family":"Mattar","given":"Marcelo"},{"family":"Modirshanechi","given":"Alireza"},{"family":"Nath","given":"Surabhi S."},{"family":"Peterson","given":"Joshua C."},{"family":"Rmus","given":"Milena"},{"family":"Russek","given":"Evan M."},{"family":"Saanum","given":"Tankred"},{"family":"Schubert","given":"Johannes A."},{"family":"Schulze Buschoff","given":"Luca M."},{"family":"Singhi","given":"Nishad"},{"family":"Sui","given":"Xin"},{"family":"Thalmann","given":"Mirko"},{"family":"Theis","given":"Fabian J."},{"family":"Truong","given":"Vuong"},{"family":"Udandarao","given":"Vishaal"},{"family":"Voudouris","given":"Konstantinos"},{"family":"Wilson","given":"Robert"},{"family":"Witte","given":"Kristin"},{"family":"Wu","given":"Shuchen"},{"family":"Wulff","given":"Dirk U."},{"family":"Xiong","given":"Huadong"},{"family":"Schulz","given":"Eric"}],"accessed":{"date-parts":[["2025",7,3]]},"issued":{"date-parts":[["2025",7,2]]}}},{"id":18666,"uris":["http://zotero.org/users/7140837/items/UTPG9THB"],"itemData":{"id":18666,"type":"article-journal","abstract":"Large language models (LLMs), through their exposure to massive collections of online text, learn to reproduce the perspectives and linguistic styles of diverse social and cultural groups. This capability suggests a powerful social scientific application—the simulation of empirically realistic, culturally situated human subjects. Synthesizing recent research in artificial intelligence and computational social science, we outline a methodological foundation for simulating human subjects and their social interactions. We then identify six characteristics of current models that are likely to impair the realistic simulation of human subjects: bias, uniformity, atemporality, disembodiment, linguistic cultures, and alien intelligence. For each of these areas, we discuss promising approaches for overcoming their associated shortcomings. Given the rate of change of these models, we advocate for an ongoing methodological program for the simulation of human subjects that keeps pace with rapid technical progress, and caution that validation against human subjects data remains essential to ensure simulation accuracy.","container-title":"Sociological Methods &amp; Research","DOI":"10.1177/00491241251337316","ISSN":"0049-1241","issue":"3","language":"EN","note":"publisher: SAGE Publications Inc","page":"1017-1073","source":"SAGE Journals","title":"Simulating subjects: The promise and peril of artificial intelligence stand-ins for social agents and interactions","title-short":"Simulating subjects","volume":"54","author":[{"family":"Kozlowski","given":"Austin C."},{"family":"Evans","given":"James"}],"issued":{"date-parts":[["2025",8,1]]}}},{"id":18543,"uris":["http://zotero.org/users/7140837/items/AYT88CTS"],"itemData":{"id":18543,"type":"article","abstract":"The promise of human behavioral simulation--general-purpose computational agents that replicate human behavior across domains--could enable broad applications in policymaking and social science. We present a novel agent architecture that simulates the attitudes and behaviors of 1,052 real individuals--applying large language models to qualitative interviews about their lives, then measuring how well these agents replicate the attitudes and behaviors of the individuals that they represent. The generative agents replicate participants' responses on the General Social Survey 85% as accurately as participants replicate their own answers two weeks later, and perform comparably in predicting personality traits and outcomes in experimental replications. Our architecture reduces accuracy biases across racial and ideological groups compared to agents given demographic descriptions. This work provides a foundation for new tools that can help investigate individual and collective behavior.","DOI":"10.48550/arXiv.2411.10109","note":"arXiv:2411.10109 [cs]","number":"arXiv:2411.10109","publisher":"arXiv","source":"arXiv.org","title":"Generative Agent Simulations of 1,000 People","URL":"http://arxiv.org/abs/2411.10109","author":[{"family":"Park","given":"Joon Sung"},{"family":"Zou","given":"Carolyn Q."},{"family":"Shaw","given":"Aaron"},{"family":"Hill","given":"Benjamin Mako"},{"family":"Cai","given":"Carrie"},{"family":"Morris","given":"Meredith Ringel"},{"family":"Willer","given":"Robb"},{"family":"Liang","given":"Percy"},{"family":"Bernstein","given":"Michael S."}],"accessed":{"date-parts":[["2025",10,17]]},"issued":{"date-parts":[["2024",11,15]]}}},{"id":18537,"uris":["http://zotero.org/users/7140837/items/6X9FA5AU"],"itemData":{"id":18537,"type":"article-journal","abstract":"Large language model (LLM)-based digital twin simulation, where LLMs are used to emulate individual human behavior, holds great promise for research in business, artificial intelligence, social science, and digital experimentation. However, progress in this area has been hindered by the scarcity of real individual-level data sets that are both large and publicly available. To address this gap, we introduce a large-scale public data set designed to capture a rich and holistic view of individual human behavior. We survey a representative sample of </w:instrText>
      </w:r>
      <w:r w:rsidR="00220FD8">
        <w:rPr>
          <w:rFonts w:ascii="Cambria Math" w:hAnsi="Cambria Math" w:cs="Cambria Math"/>
          <w:color w:val="000000" w:themeColor="text1"/>
          <w:lang w:eastAsia="zh-CN"/>
        </w:rPr>
        <w:instrText>𝑁</w:instrText>
      </w:r>
      <w:r w:rsidR="00220FD8">
        <w:rPr>
          <w:color w:val="000000" w:themeColor="text1"/>
          <w:lang w:eastAsia="zh-CN"/>
        </w:rPr>
        <w:instrText xml:space="preserve">=2,058N=2,058 participants (average 2.42 hours per person) in the United States across four waves with more than 500 questions in total, covering a comprehensive battery of demographic, psychological, economic, personality, and cognitive measures, as well as replications of behavioral economics experiments and a pricing survey. The final wave repeats tasks from earlier waves to establish a test-retest accuracy baseline. Initial analyses suggest the data are of high quality and show promise for constructing digital twins that predict human behavior well at the individual and aggregate levels. Beyond LLM applications, due to its unique breadth and scale, the data set also enables broad social science and business research, including studies of cross-construct correlations and heterogeneous treatment effects. History: Hema Yoganarasimhan served as the senior editor. This paper was accepted through the Marketing Science Database Submission review process. Funding: This study was funded by the Columbia Business School Digital Future Initiative. Supplemental Material: The online appendix and data files are available at https://doi.org/10.1287/mksc.2025.0262  .","container-title":"Marketing Science","DOI":"10.1287/mksc.2025.0262","ISSN":"0732-2399","note":"publisher: INFORMS","source":"pubsonline.informs.org (Atypon)","title":"Database Report: Twin-2K-500: A Data Set for Building Digital Twins of over 2,000 People Based on Their Answers to over 500 Questions","title-short":"Database Report","URL":"https://pubsonline.informs.org/doi/full/10.1287/mksc.2025.0262","author":[{"family":"Toubia","given":"Olivier"},{"family":"Gui","given":"George Z."},{"family":"Peng","given":"Tianyi"},{"family":"Merlau","given":"Daniel J."},{"family":"Li","given":"Ang"},{"family":"Chen","given":"Haozhe"}],"accessed":{"date-parts":[["2025",10,17]]},"issued":{"date-parts":[["2025",8,20]]}}}],"schema":"https://github.com/citation-style-language/schema/raw/master/csl-citation.json"} </w:instrText>
      </w:r>
      <w:r w:rsidRPr="00403717">
        <w:rPr>
          <w:color w:val="000000" w:themeColor="text1"/>
        </w:rPr>
        <w:fldChar w:fldCharType="separate"/>
      </w:r>
      <w:r w:rsidR="00220FD8">
        <w:rPr>
          <w:noProof/>
          <w:color w:val="000000" w:themeColor="text1"/>
          <w:lang w:eastAsia="zh-CN"/>
        </w:rPr>
        <w:t>(Binz et al., 2025; Kozlowski &amp; Evans, 2025; Park et al., 2024; Toubia et al., 2025)</w:t>
      </w:r>
      <w:r w:rsidRPr="00403717">
        <w:rPr>
          <w:color w:val="000000" w:themeColor="text1"/>
        </w:rPr>
        <w:fldChar w:fldCharType="end"/>
      </w:r>
      <w:r w:rsidRPr="00403717">
        <w:rPr>
          <w:color w:val="000000" w:themeColor="text1"/>
          <w:lang w:eastAsia="zh-CN"/>
        </w:rPr>
        <w:t xml:space="preserve"> or replicating the dynamics of human networks, such as the emergence of conventions </w:t>
      </w:r>
      <w:r w:rsidRPr="00403717">
        <w:rPr>
          <w:color w:val="000000" w:themeColor="text1"/>
        </w:rPr>
        <w:fldChar w:fldCharType="begin"/>
      </w:r>
      <w:r w:rsidRPr="00403717">
        <w:rPr>
          <w:color w:val="000000" w:themeColor="text1"/>
          <w:lang w:eastAsia="zh-CN"/>
        </w:rPr>
        <w:instrText xml:space="preserve"> ADDIN ZOTERO_ITEM CSL_CITATION {"citationID":"5THIeDM4","properties":{"formattedCitation":"(Ashery et al., 2025)","plainCitation":"(Ashery et al., 2025)","noteIndex":0},"citationItems":[{"id":7397,"uris":["http://zotero.org/users/7140837/items/B5SARE3X"],"itemData":{"id":7397,"type":"article-journal","container-title":"Science Advances","DOI":"10.1126/sciadv.adu9368","language":"en","source":"Zotero","title":"Emergent social conventions and collective bias in LLM populations","author":[{"family":"Ashery","given":"Ariel Flint"},{"family":"Aiello","given":"Luca Maria"},{"family":"Baronchelli","given":"Andrea"}],"issued":{"date-parts":[["2025"]]}}}],"schema":"https://github.com/citation-style-language/schema/raw/master/csl-citation.json"}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(Ashery et al., 2025)</w:t>
      </w:r>
      <w:r w:rsidRPr="00403717">
        <w:rPr>
          <w:color w:val="000000" w:themeColor="text1"/>
        </w:rPr>
        <w:fldChar w:fldCharType="end"/>
      </w:r>
      <w:r w:rsidRPr="00403717">
        <w:rPr>
          <w:color w:val="000000" w:themeColor="text1"/>
          <w:lang w:eastAsia="zh-CN"/>
        </w:rPr>
        <w:t xml:space="preserve">, diversity and cooperation </w:t>
      </w:r>
      <w:r w:rsidRPr="00403717">
        <w:rPr>
          <w:color w:val="000000" w:themeColor="text1"/>
        </w:rPr>
        <w:fldChar w:fldCharType="begin"/>
      </w:r>
      <w:r w:rsidR="00220FD8">
        <w:rPr>
          <w:color w:val="000000" w:themeColor="text1"/>
          <w:lang w:eastAsia="zh-CN"/>
        </w:rPr>
        <w:instrText xml:space="preserve"> ADDIN ZOTERO_ITEM CSL_CITATION {"citationID":"j9jlGuon","properties":{"formattedCitation":"(Lai et al., 2024)","plainCitation":"(Lai et al., 2024)","noteIndex":0},"citationItems":[{"id":649,"uris":["http://zotero.org/users/7140837/items/B6KB9XIU"],"itemData":{"id":649,"type":"article","abstract":"Large language models steer their behaviors based on texts generated by others. This capacity and their increasing prevalence in online settings portend that they will intentionally or unintentionally \"program\" one another and form emergent AI subjectivities, relationships, and collectives. Here, we call upon the research community to investigate these \"society-like\" properties of interacting artificial intelligences to increase their rewards and reduce their risks for human society and the health of online environments. We use a simple model and its outputs to illustrate how such emergent, decentralized AI collectives can expand the bounds of human diversity and reduce the risk of toxic, anti-social behavior online. Finally, we discuss opportunities for AI self-moderation and address ethical issues and design challenges associated with creating and maintaining decentralized AI collectives.","language":"en-US","note":"arXiv:2402.12590 [cs]","number":"arXiv:2402.12590","publisher":"arXiv","source":"arXiv.org","title":"Evolving AI collectives to enhance human diversity and enable self-regulation","URL":"http://arxiv.org/abs/2402.12590","author":[{"family":"Lai","given":"Shiyang"},{"family":"Potter","given":"Yujin"},{"family":"Kim","given":"Junsol"},{"family":"Zhuang","given":"Richard"},{"family":"Song","given":"Dawn"},{"family":"Evans","given":"James"}],"accessed":{"date-parts":[["2024",4,25]]},"issued":{"date-parts":[["2024",2,19]]}}}],"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(Lai et al., 2024)</w:t>
      </w:r>
      <w:r w:rsidRPr="00403717">
        <w:rPr>
          <w:color w:val="000000" w:themeColor="text1"/>
        </w:rPr>
        <w:fldChar w:fldCharType="end"/>
      </w:r>
      <w:r w:rsidRPr="00403717">
        <w:rPr>
          <w:color w:val="000000" w:themeColor="text1"/>
          <w:lang w:eastAsia="zh-CN"/>
        </w:rPr>
        <w:t xml:space="preserve">. As participants, AI agents can also shape the information ecology by providing a unique source of social learning, since their outputs are optimized in certain training goals yet usually less variant. These features can support more consistent reinforcement as needed in complex contagion </w:t>
      </w:r>
      <w:r w:rsidRPr="00403717">
        <w:rPr>
          <w:color w:val="000000" w:themeColor="text1"/>
        </w:rPr>
        <w:fldChar w:fldCharType="begin"/>
      </w:r>
      <w:r w:rsidRPr="00403717">
        <w:rPr>
          <w:color w:val="000000" w:themeColor="text1"/>
          <w:lang w:eastAsia="zh-CN"/>
        </w:rPr>
        <w:instrText xml:space="preserve"> ADDIN ZOTERO_ITEM CSL_CITATION {"citationID":"93bjE1XJ","properties":{"formattedCitation":"(Centola, 2018)","plainCitation":"(Centola, 2018)","noteIndex":0},"citationItems":[{"id":7373,"uris":["http://zotero.org/users/7140837/items/JP8DA7KE"],"itemData":{"id":7373,"type":"book","abstract":"\"A new, counterintuitive theory for how social networks influence the spread of behavior.New social movements, technologies, and public-health initiatives often struggle to take off, yet many diseases disperse rapidly without issue. Can the lessons learned from the viral diffusion of diseases be used to improve the spread of beneficial behaviors and innovations? In How Behavior Spreads, Damon Centola presents over a decade of original research examining how changes in societal behavior--in voting, health, technology, and finance--occur and the ways social networks can be used to influence how they propagate. Centola's startling findings show that the same conditions accelerating the viral expansion of an epidemic unexpectedly inhibit the spread of behaviors. While it is commonly believed that \"weak ties\"--long-distance connections linking acquaintances--lead to the quicker spread of behaviors, in fact the exact opposite holds true. Centola demonstrates how the most well-known, intuitive ideas about social networks have caused past diffusion efforts to fail, and how such efforts might succeed in the future. Pioneering the use of Web-based methods to understand how changes in people's social networks alter their behaviors, Centola illustrates the ways in which these insights can be applied to solve countless problems of organizational change, cultural evolution, and social innovation. His findings offer important lessons for public health workers, entrepreneurs, and activists looking to harness networks for social change.Practical and informative, How Behavior Spreads is a must-read for anyone interested in how the theory of social networks can transform our world.\" ; New social movements, technologies, and public-health initiatives often struggle to take off, yet many diseases disperse rapidly without issue. Can the lessons learned from the viral diffusion of diseases be used to improve the spread of beneficial behaviors and innovations? In How Behavior Spreads, Damon Centola presents over a decade of original research examining how changes in societal behavior--in voting, health, technology, and finance-occur and the ways social networks can be used to influence how they propagate. Centola's startling findings show that the same conditions accelerating the viral expansion of an epidemic unexpectedly inhibit the spread of behaviors. While it is commonly believed that \"weak ties\"-long-distance connections linking acquaintances-lead to the quicker spread of behaviors, in fact the exact opposite holds true. Centola demonstrates how the most well-known, intuitive ideas about social networks have caused past diffusion efforts to fail, and how such efforts might succeed in the future. Pioneering the use of Web-based methods to understand how changes in people's social networks alter their behaviors, Centola illustrates the ways in which these insights can be applied to solve countless problems of organizational change, cultural evolution, and social innovation. His findings offer important lessons for public health workers, entrepreneurs, and activists looking to harness networks for social change. Practical and informative, How Behavior Spreads is a must-read for anyone interested in how the theory of social networks can transform our world","collection-title":"Princeton analytical sociology series","event-place":"Princeton (N.J.)","ISBN":"978-0-691-17531-7","language":"eng","publisher":"Princeton university press","publisher-place":"Princeton (N.J.)","source":"BnF ISBN","title":"How behavior spreads: the science of complex contagions","title-short":"How behavior spreads","author":[{"family":"Centola","given":"Damon"}],"issued":{"date-parts":[["2018"]]}}}],"schema":"https://github.com/citation-style-language/schema/raw/master/csl-citation.json"}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(Centola, 2018)</w:t>
      </w:r>
      <w:r w:rsidRPr="00403717">
        <w:rPr>
          <w:color w:val="000000" w:themeColor="text1"/>
        </w:rPr>
        <w:fldChar w:fldCharType="end"/>
      </w:r>
      <w:r w:rsidRPr="00403717">
        <w:rPr>
          <w:color w:val="000000" w:themeColor="text1"/>
          <w:lang w:eastAsia="zh-CN"/>
        </w:rPr>
        <w:t xml:space="preserve">, which may </w:t>
      </w:r>
      <w:bookmarkStart w:id="11" w:name="_Hlk211977116"/>
      <w:r w:rsidRPr="00403717">
        <w:rPr>
          <w:color w:val="000000" w:themeColor="text1"/>
          <w:lang w:eastAsia="zh-CN"/>
        </w:rPr>
        <w:t xml:space="preserve">entrench biases </w:t>
      </w:r>
      <w:r w:rsidRPr="00403717">
        <w:rPr>
          <w:color w:val="000000" w:themeColor="text1"/>
        </w:rPr>
        <w:fldChar w:fldCharType="begin"/>
      </w:r>
      <w:r w:rsidRPr="00403717">
        <w:rPr>
          <w:color w:val="000000" w:themeColor="text1"/>
          <w:lang w:eastAsia="zh-CN"/>
        </w:rPr>
        <w:instrText xml:space="preserve"> ADDIN ZOTERO_ITEM CSL_CITATION {"citationID":"VuaAdZnU","properties":{"formattedCitation":"(Glickman &amp; Sharot, 2024)","plainCitation":"(Glickman &amp; Sharot, 2024)","noteIndex":0},"citationItems":[{"id":18063,"uris":["http://zotero.org/users/7140837/items/W25Z4QA2"],"itemData":{"id":18063,"type":"article-journal","abstract":"Abstract\n            \n              Artificial intelligence (AI) technologies are rapidly advancing, enhancing human capabilities across various fields spanning from finance to medicine. Despite their numerous advantages, AI systems can exhibit biased judgements in domains ranging from perception to emotion. Here, in a series of experiments (\n              n\n               = 1,401 participants), we reveal a feedback loop where human–AI interactions alter processes underlying human perceptual, emotional and social judgements, subsequently amplifying biases in humans. This amplification is significantly greater than that observed in interactions between humans, due to both the tendency of AI systems to amplify biases and the way humans perceive AI systems. Participants are often unaware of the extent of the AI’s influence, rendering them more susceptible to it. These findings uncover a mechanism wherein AI systems amplify biases, which are further internalized by humans, triggering a snowball effect where small errors in judgement escalate into much larger ones.","container-title":"Nature Human Behaviour","DOI":"10.1038/s41562-024-02077-2","ISSN":"2397-3374","issue":"2","journalAbbreviation":"Nat Hum Behav","language":"en","page":"345-359","source":"DOI.org (Crossref)","title":"How human–AI feedback loops alter human perceptual, emotional and social judgements","volume":"9","author":[{"family":"Glickman","given":"Moshe"},{"family":"Sharot","given":"Tali"}],"issued":{"date-parts":[["2024",12,18]]}}}],"schema":"https://github.com/citation-style-language/schema/raw/master/csl-citation.json"}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(Glickman &amp; Sharot, 2024)</w:t>
      </w:r>
      <w:r w:rsidRPr="00403717">
        <w:rPr>
          <w:color w:val="000000" w:themeColor="text1"/>
        </w:rPr>
        <w:fldChar w:fldCharType="end"/>
      </w:r>
      <w:r w:rsidRPr="00403717">
        <w:rPr>
          <w:color w:val="000000" w:themeColor="text1"/>
          <w:lang w:eastAsia="zh-CN"/>
        </w:rPr>
        <w:t xml:space="preserve"> or bolster creativity </w:t>
      </w:r>
      <w:r w:rsidRPr="00403717">
        <w:rPr>
          <w:color w:val="000000" w:themeColor="text1"/>
        </w:rPr>
        <w:fldChar w:fldCharType="begin"/>
      </w:r>
      <w:r w:rsidRPr="00403717">
        <w:rPr>
          <w:color w:val="000000" w:themeColor="text1"/>
          <w:lang w:eastAsia="zh-CN"/>
        </w:rPr>
        <w:instrText xml:space="preserve"> ADDIN ZOTERO_ITEM CSL_CITATION {"citationID":"YJze2ZqE","properties":{"formattedCitation":"(Shiiku et al., 2025)","plainCitation":"(Shiiku et al., 2025)","noteIndex":0},"citationItems":[{"id":18003,"uris":["http://zotero.org/users/7140837/items/6UBWUQTA"],"itemData":{"id":18003,"type":"article","abstract":"Generative AI is shaping an increasingly hybrid society, where ideas and cultural artefacs are created both by humans and intelligent machines. Human creativity is influenced in complex, nonlinear ways by the actions of AI-driven agents within their social networks, but these influences are difficult to measure using traditional methods. This study examines how human-AI interactions shape the evolution of collective creation within large-scale social network experiments, where human and AI participants collectively create stories. Participants (either humans or AI) joined 5x5 grid-based networks in which stories were selected, modified, and shared over many iterations. Initially, AI-only networks showed greater creativity (rated by a separate group of human raters) and collective diversity of stories than human-only and human-AI networks. However, over time, hybrid human-AI networks became more diverse in their creations than AI-only networks. In part, this is because AI agents retained little from the original stories, while human-only networks preserved continuity. These findings highlight the value of experimental social networks in understanding human-AI hybrid societies.","DOI":"10.48550/arXiv.2502.17962","language":"en-US","note":"arXiv:2502.17962 [cs]","number":"arXiv:2502.17962","publisher":"arXiv","source":"arXiv.org","title":"The dynamics of collective creativity in human-AI hybrid societies","URL":"http://arxiv.org/abs/2502.17962","author":[{"family":"Shiiku","given":"Shota"},{"family":"Marjieh","given":"Raja"},{"family":"Anglada-Tort","given":"Manuel"},{"family":"Jacoby","given":"Nori"}],"accessed":{"date-parts":[["2025",9,18]]},"issued":{"date-parts":[["2025",5,13]]}}}],"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(Shiiku et al., 2025)</w:t>
      </w:r>
      <w:r w:rsidRPr="00403717">
        <w:rPr>
          <w:color w:val="000000" w:themeColor="text1"/>
        </w:rPr>
        <w:fldChar w:fldCharType="end"/>
      </w:r>
      <w:bookmarkEnd w:id="11"/>
      <w:r w:rsidRPr="00403717">
        <w:rPr>
          <w:color w:val="000000" w:themeColor="text1"/>
          <w:lang w:eastAsia="zh-CN"/>
        </w:rPr>
        <w:t xml:space="preserve"> when differently deployed. </w:t>
      </w:r>
    </w:p>
    <w:p w14:paraId="63E1FF31" w14:textId="77777777" w:rsidR="00297C5A" w:rsidRPr="00403717" w:rsidRDefault="00297C5A" w:rsidP="00297C5A">
      <w:pPr>
        <w:rPr>
          <w:color w:val="000000" w:themeColor="text1"/>
          <w:lang w:eastAsia="zh-CN"/>
        </w:rPr>
      </w:pPr>
    </w:p>
    <w:p w14:paraId="7007D40A" w14:textId="77777777" w:rsidR="00297C5A" w:rsidRPr="00403717" w:rsidRDefault="00297C5A" w:rsidP="00297C5A">
      <w:pPr>
        <w:rPr>
          <w:color w:val="000000" w:themeColor="text1"/>
          <w:lang w:eastAsia="zh-CN"/>
        </w:rPr>
      </w:pPr>
      <w:r w:rsidRPr="00403717">
        <w:rPr>
          <w:color w:val="000000" w:themeColor="text1"/>
          <w:lang w:eastAsia="zh-CN"/>
        </w:rPr>
        <w:lastRenderedPageBreak/>
        <w:t xml:space="preserve">At structure level, AI agents can form environment of different topological structures where interactions and social learning happen; they can also take the role of analysts or brokers who identify structural holes within social networks, and then selectively connect individuals together, thus proactively shaping the structure of social networks. To date, AI agents as brokers within social networks has less been studied. Whilst researchers find that AI agents can bridge opposite opinionated groups by helping reach consensus </w:t>
      </w:r>
      <w:r w:rsidRPr="00403717">
        <w:rPr>
          <w:color w:val="000000" w:themeColor="text1"/>
        </w:rPr>
        <w:fldChar w:fldCharType="begin"/>
      </w:r>
      <w:r w:rsidRPr="00403717">
        <w:rPr>
          <w:color w:val="000000" w:themeColor="text1"/>
          <w:lang w:eastAsia="zh-CN"/>
        </w:rPr>
        <w:instrText xml:space="preserve"> ADDIN ZOTERO_ITEM CSL_CITATION {"citationID":"Agvudzx0","properties":{"formattedCitation":"(Tessler et al., 2024)","plainCitation":"(Tessler et al., 2024)","noteIndex":0},"citationItems":[{"id":7264,"uris":["http://zotero.org/users/7140837/items/HNHE6ZGI"],"itemData":{"id":7264,"type":"article-journal","abstract":"Finding agreement through a free exchange of views is often difficult. Collective deliberation can be slow, difficult to scale, and unequally attentive to different voices. In this study, we trained an artificial intelligence (AI) to mediate human deliberation. Using participants’ personal opinions and critiques, the AI mediator iteratively generates and refines statements that express common ground among the group on social or political issues. Participants (\n              N\n              = 5734) preferred AI-generated statements to those written by human mediators, rating them as more informative, clear, and unbiased. Discussants often updated their views after the deliberation, converging on a shared perspective. Text embeddings revealed that successful group statements incorporated dissenting voices while respecting the majority position. These findings were replicated in a virtual citizens’ assembly involving a demographically representative sample of the UK population.\n            \n          , \n            Editor’s summary\n            \n              To act collectively, groups must reach agreement; however, this can be challenging when discussants present very different but valid opinions. Tessler\n              et al\n              . investigated whether artificial intelligence (AI) can help groups reach a consensus during democratic debate (see the Policy Forum by Nyhan and Titiunik). The authors trained a large language model called the Habermas Machine to serve as an AI mediator that helped small UK groups find common ground while discussing divisive political issues such as Brexit, immigration, the minimum wage, climate change, and universal childcare. Compared with human mediators, AI mediators produced more palatable statements that generated wide agreement and left groups less divided. The AI’s statements were more clear, logical, and informative without alienating minority perspectives. This work carries policy implications for AI’s potential to unify deeply divided groups. —Ekeoma Uzogara\n            \n          , \n            \n              INTRODUCTION\n              Democracy, at its best, rests upon the free and equal exchange of views among people with diverse perspectives. Collective deliberation can be effectively supported by structured events, such as citizens’ assemblies, but such events are expensive, are difficult to scale, and can result in voices being heard unequally. This study investigates the potential of artificial intelligence (AI) to overcome these limitations, using AI mediation to help people find common ground on complex social and political issues.\n            \n            \n              RATIONALE\n              We asked whether an AI system based on large language models (LLMs) could successfully capture the underlying shared perspectives of a group of human discussants by writing a “group statement” that the discussants would collectively endorse. Inspired by Jürgen Habermas’s theory of communicative action, we designed the “Habermas Machine” to iteratively generate group statements that were based on the personal opinions and critiques from individual users, with the goal of maximizing group approval ratings. Through successive rounds of human data collection, we used supervised fine-tuning and reward modeling to progressively enhance the Habermas Machine’s ability to capture shared perspectives. To evaluate the efficacy of AI-mediated deliberation, we conducted a series of experiments with over 5000 participants from the United Kingdom. These experiments investigated the impact of AI mediation on finding common ground, how the views of discussants changed across the process, the balance between minority and majority perspectives in group statements, and potential biases present in those statements. Lastly, we used the Habermas Machine for a virtual citizens’ assembly, assessing its ability to support deliberation on controversial issues within a demographically representative sample of UK residents.\n            \n            \n              RESULTS\n              Group opinion statements generated by the Habermas Machine were consistently preferred by group members over those written by human mediators and received higher ratings from external judges for quality, clarity, informativeness, and perceived fairness. AI-mediated deliberation also reduced division within groups, with participants’ reported stances converging toward a common position on the issue after deliberation; this result did not occur when discussants directly exchanged views, unmediated. Although support for the majority position increased after deliberation, the Habermas Machine demonstrably incorporated minority critiques into revised statements. We replicated these results in a virtual citizens’ assembly, additionally finding that during AI-mediated deliberation, the views of groups of discussants tended to move in a similar direction on controversial issues. These shifts were not attributable to biases in the AI, suggesting that the deliberation process genuinely aided the emergence of shared perspectives on potentially polarizing social and political issues.\n            \n            \n              CONCLUSION\n              This research demonstrates the potential of AI to enhance collective deliberation by finding common ground among discussants with diverse views. The AI-mediated approach is time-efficient, fair, scalable, and outperforms human mediators on key dimensions. Rather than simply appealing to the majority, the Habermas Machine prominently incorporated dissenting voices into the group statements. AI-assisted deliberation is not without its risks, however; to ensure fair and inclusive debate, steps must be taken to ensure users are representative of the target population and are prepared to contribute in good faith. Under such conditions, AI may be leveraged to improve collective decision-making across various domains, from contract negotiations and conflict resolution to political discussions and citizens’ assemblies. The Habermas Machine offers a promising tool for finding agreement and promoting collective action in an increasingly divided world.\n              \n                \n                  AI helps people find common ground in collective deliberation.\n                  (Left) The AI mediator uses participants’ opinions to generate group statements and iteratively refines those statements through participants’ critiques. (Middle) Statements from the AI mediator (purple) garner stronger endorsement than those written by a human mediator (orange). (Right) AI mediation leaves groups less divided after deliberation, whereas simply sharing opinions with others does not.","container-title":"Science","DOI":"10.1126/science.adq2852","ISSN":"0036-8075, 1095-9203","issue":"6719","journalAbbreviation":"Science","language":"en","page":"eadq2852","source":"DOI.org (Crossref)","title":"AI can help humans find common ground in democratic deliberation","volume":"386","author":[{"family":"Tessler","given":"Michael Henry"},{"family":"Bakker","given":"Michiel A."},{"family":"Jarrett","given":"Daniel"},{"family":"Sheahan","given":"Hannah"},{"family":"Chadwick","given":"Martin J."},{"family":"Koster","given":"Raphael"},{"family":"Evans","given":"Georgina"},{"family":"Campbell-Gillingham","given":"Lucy"},{"family":"Collins","given":"Tantum"},{"family":"Parkes","given":"David C."},{"family":"Botvinick","given":"Matthew"},{"family":"Summerfield","given":"Christopher"}],"issued":{"date-parts":[["2024",10,18]]}}}],"schema":"https://github.com/citation-style-language/schema/raw/master/csl-citation.json"}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(Tessler et al., 2024)</w:t>
      </w:r>
      <w:r w:rsidRPr="00403717">
        <w:rPr>
          <w:color w:val="000000" w:themeColor="text1"/>
        </w:rPr>
        <w:fldChar w:fldCharType="end"/>
      </w:r>
      <w:r w:rsidRPr="00403717">
        <w:rPr>
          <w:color w:val="000000" w:themeColor="text1"/>
          <w:lang w:eastAsia="zh-CN"/>
        </w:rPr>
        <w:t xml:space="preserve">, there is also research pointing out that buyers’ reliance on AI agents to broker product searches and negotiations may lead to a few dominant models accumulating substantial social capital, triggering self-reinforcing network effects that push markets toward concentration and “winner-takes-all” inequality </w:t>
      </w:r>
      <w:r w:rsidRPr="00403717">
        <w:rPr>
          <w:color w:val="000000" w:themeColor="text1"/>
        </w:rPr>
        <w:fldChar w:fldCharType="begin"/>
      </w:r>
      <w:r w:rsidRPr="00403717">
        <w:rPr>
          <w:color w:val="000000" w:themeColor="text1"/>
          <w:lang w:eastAsia="zh-CN"/>
        </w:rPr>
        <w:instrText xml:space="preserve"> ADDIN ZOTERO_ITEM CSL_CITATION {"citationID":"NhfaT0P5","properties":{"formattedCitation":"(Agranat &amp; Gal, 2025)","plainCitation":"(Agranat &amp; Gal, 2025)","noteIndex":0},"citationItems":[{"id":18549,"uris":["http://zotero.org/users/7140837/items/9YNZSJAT"],"itemData":{"id":18549,"type":"post-weblog","abstract":"AI agents lie at the frontier of the evolving AI economy, functioning as applications that autonomously execute tasks on users' behalf. While contemporary discourse on market concentration in AI ecosystems predominantly focuses on data access asymmetries, this paper examines the susceptibility of AI agent markets to tipping. We posit that traditional network effects pose a significant and underappreciated threat to competition between AI agents.  Specifically, the paper warns that as agents increasingly mediate purchasing and selling tasks, they consolidate previously discrete decisions of buyers and sellers, thereby aggregating their bargaining power. This consolidation creates a self-reinforcing positive feedback loop: larger user bases confer augmented negotiation leverage over trading counterparties, enabling AI agents to deliver better outcomes, and attract even more users. Over time, dominant AI agents may increasingly outperform competitors primarily through network size advantages rather than technological superiority.  Drawing on network science, the paper illustrates how these dynamics can lead to a scale-free market structure in the burgeoning AI agent economy, with dominant agents forming powerful hubs. It critiques the limits of contemporary antitrust tools in addressing agents’ aggregation of market power, particularly when such aggregation transcends traditional market boundaries or circumvents established market-share thresholds. The paper concludes by emphasizing the rapidly narrowing window for effective regulatory intervention and suggests targeting the preferential attachment mechanism that fuels the emergence of AI agent hubs as a means of preserving competition in AI agent markets.","container-title":"Network Law Review","language":"en-US","title":"Fueling concentration: AI agents and network effects","title-short":"Fueling concentration","URL":"https://www.networklawreview.org/ai-agents-network-effects/","author":[{"family":"Agranat","given":"Raz"},{"family":"Gal","given":"Michal"}],"accessed":{"date-parts":[["2025",10,17]]},"issued":{"date-parts":[["2025",5,1]]}}}],"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(Agranat &amp; Gal, 2025)</w:t>
      </w:r>
      <w:r w:rsidRPr="00403717">
        <w:rPr>
          <w:color w:val="000000" w:themeColor="text1"/>
        </w:rPr>
        <w:fldChar w:fldCharType="end"/>
      </w:r>
      <w:r w:rsidRPr="00403717">
        <w:rPr>
          <w:color w:val="000000" w:themeColor="text1"/>
          <w:lang w:eastAsia="zh-CN"/>
        </w:rPr>
        <w:t xml:space="preserve">. Therefore, while AI agents are powerful in shaping the structures of social networks, it is still an open question on how to design the topology of the hybrid network to best harness their advantages </w:t>
      </w:r>
      <w:r w:rsidRPr="00403717">
        <w:rPr>
          <w:color w:val="000000" w:themeColor="text1"/>
        </w:rPr>
        <w:fldChar w:fldCharType="begin"/>
      </w:r>
      <w:r w:rsidRPr="00403717">
        <w:rPr>
          <w:color w:val="000000" w:themeColor="text1"/>
          <w:lang w:eastAsia="zh-CN"/>
        </w:rPr>
        <w:instrText xml:space="preserve"> ADDIN ZOTERO_ITEM CSL_CITATION {"citationID":"GKtIBzQ0","properties":{"formattedCitation":"(J. Yang et al., 2025)","plainCitation":"(J. Yang et al., 2025)","noteIndex":0},"citationItems":[{"id":17764,"uris":["http://zotero.org/users/7140837/items/G3SQ8SKC"],"itemData":{"id":17764,"type":"article","abstract":"Large Language Model-based Multi-Agent Systems (MASs) have emerged as a powerful paradigm for tackling complex tasks through collaborative intelligence. Nevertheless, the question of how agents should be structurally organized for optimal cooperation remains largely unexplored. In this position paper, we aim to gently redirect the focus of the MAS research community toward this critical dimension: develop topology-aware MASs for specific tasks. Specifically, the system consists of three core components—agents, communication links, and communication patterns—that collectively shape its coordination performance and efficiency. To this end, we introduce a systematic, three-stage framework: agent selection, structure profiling, and topology synthesis. Each stage would trigger new research opportunities in areas such as language models, reinforcement learning, graph learning, and generative modeling; together, they could unleash the full potential of MASs in complicated real-world applications. Then, we discuss the potential challenges and opportunities in the evaluation of multiple systems. We hope our perspective and framework can offer critical new insights in the era of agentic AI.","DOI":"10.48550/arXiv.2505.22467","language":"en","note":"arXiv:2505.22467 [cs]","number":"arXiv:2505.22467","publisher":"arXiv","source":"arXiv.org","title":"Topological structure learning should be a research priority for LLM-based multi-agent systems","URL":"http://arxiv.org/abs/2505.22467","author":[{"family":"Yang","given":"Jiaxi"},{"family":"Zhang","given":"Mengqi"},{"family":"Jin","given":"Yiqiao"},{"family":"Chen","given":"Hao"},{"family":"Wen","given":"Qingsong"},{"family":"Lin","given":"Lu"},{"family":"He","given":"Yi"},{"family":"Xu","given":"Weijie"},{"family":"Evans","given":"James"},{"family":"Wang","given":"Jindong"}],"accessed":{"date-parts":[["2025",9,4]]},"issued":{"date-parts":[["2025",5,29]]}}}],"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(J. Yang et al., 2025)</w:t>
      </w:r>
      <w:r w:rsidRPr="00403717">
        <w:rPr>
          <w:color w:val="000000" w:themeColor="text1"/>
        </w:rPr>
        <w:fldChar w:fldCharType="end"/>
      </w:r>
      <w:r w:rsidRPr="00403717">
        <w:rPr>
          <w:color w:val="000000" w:themeColor="text1"/>
          <w:lang w:eastAsia="zh-CN"/>
        </w:rPr>
        <w:t xml:space="preserve">. For example, it would be interesting to investigate if guiding AI agents to form specific types of hybrid networks can intervene human behaviors in a certain direction as found in pure human networks, such as creating a homogeneous network to promote positive behavioral change </w:t>
      </w:r>
      <w:r w:rsidRPr="00403717">
        <w:rPr>
          <w:color w:val="000000" w:themeColor="text1"/>
        </w:rPr>
        <w:fldChar w:fldCharType="begin"/>
      </w:r>
      <w:r w:rsidRPr="00403717">
        <w:rPr>
          <w:color w:val="000000" w:themeColor="text1"/>
          <w:lang w:eastAsia="zh-CN"/>
        </w:rPr>
        <w:instrText xml:space="preserve"> ADDIN ZOTERO_ITEM CSL_CITATION {"citationID":"RX4JXgq7","properties":{"formattedCitation":"(Centola, 2011)","plainCitation":"(Centola, 2011)","noteIndex":0},"citationItems":[{"id":258,"uris":["http://zotero.org/users/7140837/items/GMPNHVAD"],"itemData":{"id":258,"type":"article-journal","abstract":"Greater similarity of paired obese participants in an online network increased access to and adoption of health behaviors.\n          , \n            How does the composition of a population affect the adoption of health behaviors and innovations? Homophily—similarity of social contacts—can increase dyadic-level influence, but it can also force less healthy individuals to interact primarily with one another, thereby excluding them from interactions with healthier, more influential, early adopters. As a result, an important network-level effect of homophily is that the people who are most in need of a health innovation may be among the least likely to adopt it. Despite the importance of this thesis, confounding factors in observational data have made it difficult to test empirically. We report results from a controlled experimental study on the spread of a health innovation through fixed social networks in which the level of homophily was independently varied. We found that homophily significantly increased overall adoption of a new health behavior, especially among those most in need of it.","container-title":"Science","DOI":"10.1126/science.1207055","ISSN":"0036-8075, 1095-9203","issue":"6060","journalAbbreviation":"Science","language":"en","page":"1269-1272","source":"DOI.org (Crossref)","title":"An experimental study of homophily in the adoption of health behavior","volume":"334","author":[{"family":"Centola","given":"Damon"}],"issued":{"date-parts":[["2011",12,2]]}}}],"schema":"https://github.com/citation-style-language/schema/raw/master/csl-citation.json"}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(Centola, 2011)</w:t>
      </w:r>
      <w:r w:rsidRPr="00403717">
        <w:rPr>
          <w:color w:val="000000" w:themeColor="text1"/>
        </w:rPr>
        <w:fldChar w:fldCharType="end"/>
      </w:r>
      <w:r w:rsidRPr="00403717">
        <w:rPr>
          <w:color w:val="000000" w:themeColor="text1"/>
          <w:lang w:eastAsia="zh-CN"/>
        </w:rPr>
        <w:t xml:space="preserve"> or creating a heterogeneous network to reduce local optima in problem solving </w:t>
      </w:r>
      <w:r w:rsidRPr="00403717">
        <w:rPr>
          <w:color w:val="000000" w:themeColor="text1"/>
        </w:rPr>
        <w:fldChar w:fldCharType="begin"/>
      </w:r>
      <w:r w:rsidRPr="00403717">
        <w:rPr>
          <w:color w:val="000000" w:themeColor="text1"/>
          <w:lang w:eastAsia="zh-CN"/>
        </w:rPr>
        <w:instrText xml:space="preserve"> ADDIN ZOTERO_ITEM CSL_CITATION {"citationID":"xF6odHsU","properties":{"formattedCitation":"(Smaldino et al., 2024)","plainCitation":"(Smaldino et al., 2024)","noteIndex":0},"citationItems":[{"id":18555,"uris":["http://zotero.org/users/7140837/items/KG93L9X4","http://zotero.org/users/7140837/items/MHS5YHPY"],"itemData":{"id":18555,"type":"article-journal","abstract":"Humans regularly solve complex problems in cooperative teams. A wide range of mechanisms have been identified that improve the quality of solutions achieved by those teams on reaching consensus. We argue that many of these mechanisms work via increasing the transient diversity of solutions while the group attempts to reach a consensus. These mechanisms can operate at the level of individual psychology (e.g., behavioral inertia), interpersonal communication (e.g., transmission noise), or group structure (e.g., sparse social networks). Transient diversity can be increased by widening the search space of possible solutions or by slowing the diffusion of information and delaying consensus. All of these mechanisms increase the quality of the solution at the cost of increased time to reach it. We review specific mechanisms that facilitate transient diversity and synthesize evidence from both empirical studies and diverse formal models—including multiarmed bandits, NK landscapes, cumulative-innovation models, and evolutionary-transmission models. Apparent exceptions to this principle occur primarily when problems are sufficiently simple that they can be solved by mere trial and error or when the incentives of team members are insufficiently aligned. This work has implications for our understanding of collective intelligence, problem solving, innovation, and cumulative cultural evolution.","container-title":"Perspectives on Psychological Science","DOI":"10.1177/17456916231180100","ISSN":"1745-6916","issue":"2","journalAbbreviation":"Perspect Psychol Sci","language":"EN","note":"publisher: SAGE Publications Inc","page":"454-464","source":"SAGE Journals","title":"Maintaining transient diversity is a general principle for improving collective problem solving","volume":"19","author":[{"family":"Smaldino","given":"Paul E."},{"family":"Moser","given":"Cody"},{"family":"Pérez Velilla","given":"Alejandro"},{"family":"Werling","given":"Mikkel"}],"issued":{"date-parts":[["2024",3,1]]}}}],"schema":"https://github.com/citation-style-language/schema/raw/master/csl-citation.json"}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(Smaldino et al., 2024)</w:t>
      </w:r>
      <w:r w:rsidRPr="00403717">
        <w:rPr>
          <w:color w:val="000000" w:themeColor="text1"/>
        </w:rPr>
        <w:fldChar w:fldCharType="end"/>
      </w:r>
      <w:r w:rsidRPr="00403717">
        <w:rPr>
          <w:color w:val="000000" w:themeColor="text1"/>
          <w:lang w:eastAsia="zh-CN"/>
        </w:rPr>
        <w:t xml:space="preserve">.  </w:t>
      </w:r>
    </w:p>
    <w:p w14:paraId="775E6A48" w14:textId="77777777" w:rsidR="00297C5A" w:rsidRPr="00403717" w:rsidRDefault="00297C5A" w:rsidP="00297C5A">
      <w:pPr>
        <w:rPr>
          <w:color w:val="000000" w:themeColor="text1"/>
          <w:lang w:eastAsia="zh-CN"/>
        </w:rPr>
      </w:pPr>
    </w:p>
    <w:p w14:paraId="7C204683" w14:textId="04622F5D" w:rsidR="00297C5A" w:rsidRPr="00403717" w:rsidRDefault="00297C5A" w:rsidP="00297C5A">
      <w:pPr>
        <w:rPr>
          <w:color w:val="000000" w:themeColor="text1"/>
          <w:lang w:val="en-US" w:eastAsia="zh-CN"/>
        </w:rPr>
      </w:pPr>
      <w:r w:rsidRPr="00403717">
        <w:rPr>
          <w:color w:val="000000" w:themeColor="text1"/>
          <w:lang w:eastAsia="zh-CN"/>
        </w:rPr>
        <w:t xml:space="preserve">Last, AI agents can also intervene the interactional process of social networks in multiple ways. They can be moderators or facilitators who set up the interaction rules, exert rewards or punishments, process and synthesize exchanged information, launch and sustain communication. Studies have evidenced AI agents’ competence in moderating difficult dialogues between disagreeing or hostile parties. In some scenarios, AI agents can help translate and realign content across languages (e.g., Arab by Palestinians and Hebrew by Isarelis), gather, summarize opinions, and generate consensus based on them </w:t>
      </w:r>
      <w:r w:rsidRPr="00403717">
        <w:rPr>
          <w:color w:val="000000" w:themeColor="text1"/>
        </w:rPr>
        <w:fldChar w:fldCharType="begin"/>
      </w:r>
      <w:r w:rsidRPr="00403717">
        <w:rPr>
          <w:color w:val="000000" w:themeColor="text1"/>
          <w:lang w:eastAsia="zh-CN"/>
        </w:rPr>
        <w:instrText xml:space="preserve"> ADDIN ZOTERO_ITEM CSL_CITATION {"citationID":"T8igXIE4","properties":{"formattedCitation":"(Konya et al., 2025; Tessler et al., 2024)","plainCitation":"(Konya et al., 2025; Tessler et al., 2024)","noteIndex":0},"citationItems":[{"id":18417,"uris":["http://zotero.org/users/7140837/items/CV464WQS"],"itemData":{"id":18417,"type":"paper-conference","abstract":"A growing body of work has shown that AI-assisted methods —leveraging large language models, social choice methods, and collective dialogues — can help navigate polarization and surface common ground in controlled lab settings. But what can these approaches contribute in real-world contexts? We present a case study applying these techniques to find common ground between Israeli and Palestinian peacebuilders in the period following October 7th, 2023. From April to July 2024 an iterative deliberative process combining LLMs, bridging-based ranking, and collective dialogues was conducted in partnership with the Alliance for Middle East Peace. Around 138 civil society peacebuilders participated including Israeli Jews, Palestinian citizens of Israel, and Palestinians from the West Bank and Gaza. The process resulted in a set of collective statements, including demands to world leaders, with at least 84% agreement from participants on each side. In this paper, we document the process, results, challenges, and important open questions.","container-title":"Proceedings of the 2025 ACM Conference on Fairness, Accountability, and Transparency","DOI":"10.1145/3715275.3732022","event-place":"Athens Greece","event-title":"FAccT '25: The 2025 ACM Conference on Fairness, Accountability, and Transparency","ISBN":"979-8-4007-1482-5","language":"en","page":"312-333","publisher":"ACM","publisher-place":"Athens Greece","source":"DOI.org (Crossref)","title":"Using collective dialogues and AI to find common ground between Israeli and Palestinian peacebuilders","URL":"https://dl.acm.org/doi/10.1145/3715275.3732022","author":[{"family":"Konya","given":"Andrew"},{"family":"Thorburn","given":"Luke"},{"family":"Almasri","given":"Wasim"},{"family":"Leshem","given":"Oded Adomi"},{"family":"Procaccia","given":"Ariel"},{"family":"Schirch","given":"Lisa"},{"family":"Bakker","given":"Michiel"}],"accessed":{"date-parts":[["2025",10,11]]},"issued":{"date-parts":[["2025",6,23]]}}},{"id":7264,"uris":["http://zotero.org/users/7140837/items/HNHE6ZGI"],"itemData":{"id":7264,"type":"article-journal","abstract":"Finding agreement through a free exchange of views is often difficult. Collective deliberation can be slow, difficult to scale, and unequally attentive to different voices. In this study, we trained an artificial intelligence (AI) to mediate human deliberation. Using participants’ personal opinions and critiques, the AI mediator iteratively generates and refines statements that express common ground among the group on social or political issues. Participants (\n              N\n              = 5734) preferred AI-generated statements to those written by human mediators, rating them as more informative, clear, and unbiased. Discussants often updated their views after the deliberation, converging on a shared perspective. Text embeddings revealed that successful group statements incorporated dissenting voices while respecting the majority position. These findings were replicated in a virtual citizens’ assembly involving a demographically representative sample of the UK population.\n            \n          , \n            Editor’s summary\n            \n              To act collectively, groups must reach agreement; however, this can be challenging when discussants present very different but valid opinions. Tessler\n              et al\n              . investigated whether artificial intelligence (AI) can help groups reach a consensus during democratic debate (see the Policy Forum by Nyhan and Titiunik). The authors trained a large language model called the Habermas Machine to serve as an AI mediator that helped small UK groups find common ground while discussing divisive political issues such as Brexit, immigration, the minimum wage, climate change, and universal childcare. Compared with human mediators, AI mediators produced more palatable statements that generated wide agreement and left groups less divided. The AI’s statements were more clear, logical, and informative without alienating minority perspectives. This work carries policy implications for AI’s potential to unify deeply divided groups. —Ekeoma Uzogara\n            \n          , \n            \n              INTRODUCTION\n              Democracy, at its best, rests upon the free and equal exchange of views among people with diverse perspectives. Collective deliberation can be effectively supported by structured events, such as citizens’ assemblies, but such events are expensive, are difficult to scale, and can result in voices being heard unequally. This study investigates the potential of artificial intelligence (AI) to overcome these limitations, using AI mediation to help people find common ground on complex social and political issues.\n            \n            \n              RATIONALE\n              We asked whether an AI system based on large language models (LLMs) could successfully capture the underlying shared perspectives of a group of human discussants by writing a “group statement” that the discussants would collectively endorse. Inspired by Jürgen Habermas’s theory of communicative action, we designed the “Habermas Machine” to iteratively generate group statements that were based on the personal opinions and critiques from individual users, with the goal of maximizing group approval ratings. Through successive rounds of human data collection, we used supervised fine-tuning and reward modeling to progressively enhance the Habermas Machine’s ability to capture shared perspectives. To evaluate the efficacy of AI-mediated deliberation, we conducted a series of experiments with over 5000 participants from the United Kingdom. These experiments investigated the impact of AI mediation on finding common ground, how the views of discussants changed across the process, the balance between minority and majority perspectives in group statements, and potential biases present in those statements. Lastly, we used the Habermas Machine for a virtual citizens’ assembly, assessing its ability to support deliberation on controversial issues within a demographically representative sample of UK residents.\n            \n            \n              RESULTS\n              Group opinion statements generated by the Habermas Machine were consistently preferred by group members over those written by human mediators and received higher ratings from external judges for quality, clarity, informativeness, and perceived fairness. AI-mediated deliberation also reduced division within groups, with participants’ reported stances converging toward a common position on the issue after deliberation; this result did not occur when discussants directly exchanged views, unmediated. Although support for the majority position increased after deliberation, the Habermas Machine demonstrably incorporated minority critiques into revised statements. We replicated these results in a virtual citizens’ assembly, additionally finding that during AI-mediated deliberation, the views of groups of discussants tended to move in a similar direction on controversial issues. These shifts were not attributable to biases in the AI, suggesting that the deliberation process genuinely aided the emergence of shared perspectives on potentially polarizing social and political issues.\n            \n            \n              CONCLUSION\n              This research demonstrates the potential of AI to enhance collective deliberation by finding common ground among discussants with diverse views. The AI-mediated approach is time-efficient, fair, scalable, and outperforms human mediators on key dimensions. Rather than simply appealing to the majority, the Habermas Machine prominently incorporated dissenting voices into the group statements. AI-assisted deliberation is not without its risks, however; to ensure fair and inclusive debate, steps must be taken to ensure users are representative of the target population and are prepared to contribute in good faith. Under such conditions, AI may be leveraged to improve collective decision-making across various domains, from contract negotiations and conflict resolution to political discussions and citizens’ assemblies. The Habermas Machine offers a promising tool for finding agreement and promoting collective action in an increasingly divided world.\n              \n                \n                  AI helps people find common ground in collective deliberation.\n                  (Left) The AI mediator uses participants’ opinions to generate group statements and iteratively refines those statements through participants’ critiques. (Middle) Statements from the AI mediator (purple) garner stronger endorsement than those written by a human mediator (orange). (Right) AI mediation leaves groups less divided after deliberation, whereas simply sharing opinions with others does not.","container-title":"Science","DOI":"10.1126/science.adq2852","ISSN":"0036-8075, 1095-9203","issue":"6719","journalAbbreviation":"Science","language":"en","page":"eadq2852","source":"DOI.org (Crossref)","title":"AI can help humans find common ground in democratic deliberation","volume":"386","author":[{"family":"Tessler","given":"Michael Henry"},{"family":"Bakker","given":"Michiel A."},{"family":"Jarrett","given":"Daniel"},{"family":"Sheahan","given":"Hannah"},{"family":"Chadwick","given":"Martin J."},{"family":"Koster","given":"Raphael"},{"family":"Evans","given":"Georgina"},{"family":"Campbell-Gillingham","given":"Lucy"},{"family":"Collins","given":"Tantum"},{"family":"Parkes","given":"David C."},{"family":"Botvinick","given":"Matthew"},{"family":"Summerfield","given":"Christopher"}],"issued":{"date-parts":[["2024",10,18]]}}}],"schema":"https://github.com/citation-style-language/schema/raw/master/csl-citation.json"}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(Konya et al., 2025; Tessler et al., 2024)</w:t>
      </w:r>
      <w:r w:rsidRPr="00403717">
        <w:rPr>
          <w:color w:val="000000" w:themeColor="text1"/>
        </w:rPr>
        <w:fldChar w:fldCharType="end"/>
      </w:r>
      <w:r w:rsidRPr="00403717">
        <w:rPr>
          <w:color w:val="000000" w:themeColor="text1"/>
          <w:lang w:eastAsia="zh-CN"/>
        </w:rPr>
        <w:t xml:space="preserve">. In others, AI agents help reframe information to improve receptiveness, such as increasing skeptics’ engagement in climate science by rendering relevant news headlines in a less threatened or emotionally aversive, yet still factually faithful manner </w:t>
      </w:r>
      <w:r w:rsidRPr="00403717">
        <w:rPr>
          <w:color w:val="000000" w:themeColor="text1"/>
        </w:rPr>
        <w:fldChar w:fldCharType="begin"/>
      </w:r>
      <w:r w:rsidRPr="00403717">
        <w:rPr>
          <w:color w:val="000000" w:themeColor="text1"/>
          <w:lang w:eastAsia="zh-CN"/>
        </w:rPr>
        <w:instrText xml:space="preserve"> ADDIN ZOTERO_ITEM CSL_CITATION {"citationID":"1WXs0lY8","properties":{"formattedCitation":"(Bago et al., 2025)","plainCitation":"(Bago et al., 2025)","noteIndex":0},"citationItems":[{"id":18560,"uris":["http://zotero.org/users/7140837/items/GD9UM5H4"],"itemData":{"id":18560,"type":"article-journal","container-title":"Nature Climate Change","DOI":"10.1038/s41558-025-02424-9","ISSN":"1758-678X, 1758-6798","journalAbbreviation":"Nat. Clim. Chang.","language":"en","source":"DOI.org (Crossref)","title":"Using generative AI to increase sceptics’ engagement with climate science","URL":"https://www.nature.com/articles/s41558-025-02424-9","author":[{"family":"Bago","given":"Bence"},{"family":"Muller","given":"Philippe"},{"family":"Bonnefon","given":"Jean-François"}],"accessed":{"date-parts":[["2025",10,17]]},"issued":{"date-parts":[["2025",10,13]]}}}],"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(Bago et al., 2025)</w:t>
      </w:r>
      <w:r w:rsidRPr="00403717">
        <w:rPr>
          <w:color w:val="000000" w:themeColor="text1"/>
        </w:rPr>
        <w:fldChar w:fldCharType="end"/>
      </w:r>
      <w:r w:rsidRPr="00403717">
        <w:rPr>
          <w:color w:val="000000" w:themeColor="text1"/>
          <w:lang w:eastAsia="zh-CN"/>
        </w:rPr>
        <w:t xml:space="preserve">. Another promising approach to unleash AI agents’ potential in facilitating interaction is to leverage its socializing ability. AI agents are not purely competent tools for information processing, but also can be rather empathetic, friendly, intimate companions </w:t>
      </w:r>
      <w:r w:rsidRPr="00403717">
        <w:rPr>
          <w:color w:val="000000" w:themeColor="text1"/>
        </w:rPr>
        <w:fldChar w:fldCharType="begin"/>
      </w:r>
      <w:r w:rsidRPr="00403717">
        <w:rPr>
          <w:color w:val="000000" w:themeColor="text1"/>
          <w:lang w:eastAsia="zh-CN"/>
        </w:rPr>
        <w:instrText xml:space="preserve"> ADDIN ZOTERO_ITEM CSL_CITATION {"citationID":"8h2Getp6","properties":{"formattedCitation":"(De Freitas, Castelo, et al., 2025; De Freitas et al., 2023; De Freitas, O\\uc0\\u287{}uz-U\\uc0\\u287{}uralp, et al., 2025; Rubin et al., 2025)","plainCitation":"(De Freitas, Castelo, et al., 2025; De Freitas et al., 2023; De Freitas, Oğuz-Uğuralp, et al., 2025; Rubin et al., 2025)","noteIndex":0},"citationItems":[{"id":18593,"uris":["http://zotero.org/users/7140837/items/BU8Z2P88"],"itemData":{"id":18593,"type":"article","abstract":"As consumers increasingly interact with AI applications specialized for social relationships, what is the nature and depth of these relationships among actual users, and can company actions influence these dynamics? We find that active users of the US-based AI companion, Replika, feel closer to their AI companion than even their best human friend, and anticipate mourning the loss of their AI companion more than any other technology. We then leverage an app-update event in which Replika removed its erotic role play (ERP) feature, preventing intimate interactions between consumers and chatbots that were previously possible. We find that this event triggered negative reactions typical of losing a partner in human relationships, including mourning and deteriorated mental health. In short, users of AI companions are forming relationships that are very close and show characteristics typical of human relationships, and company actions can perturb these dynamics, creating risks to consumer welfare. Follow-up studies investigate the psychological mechanisms and what companies can do to mitigate these risks.","DOI":"10.2139/ssrn.4976449","event-place":"Rochester, NY","genre":"SSRN Scholarly Paper","language":"en","number":"4976449","publisher":"Social Science Research Network","publisher-place":"Rochester, NY","source":"papers.ssrn.com","title":"Lessons From an App Update at &lt;i&gt;Replika AI&lt;/i&gt;: Identity Discontinuity in Human-AI Relationships","title-short":"Lessons From an App Update at &lt;i&gt;Replika AI&lt;/i&gt;","URL":"https://papers.ssrn.com/abstract=4976449","author":[{"family":"De Freitas","given":"Julian"},{"family":"Castelo","given":"Noah"},{"family":"Uğuralp","given":"Ahmet Kaan"},{"family":"Oğuz-Uğuralp","given":"Zeliha"}],"accessed":{"date-parts":[["2025",10,19]]},"issued":{"date-parts":[["2025",5,21]]}}},{"id":7396,"uris":["http://zotero.org/users/7140837/items/LSVM674I"],"itemData":{"id":7396,"type":"article-journal","container-title":"Nature Human Behaviour","DOI":"10.1038/s41562-023-01734-2","ISSN":"2397-3374","issue":"11","journalAbbreviation":"Nat Hum Behav","language":"en","page":"1845-1854","source":"DOI.org (Crossref)","title":"Psychological factors underlying attitudes toward AI tools","volume":"7","author":[{"family":"De Freitas","given":"Julian"},{"family":"Agarwal","given":"Stuti"},{"family":"Schmitt","given":"Bernd"},{"family":"Haslam","given":"Nick"}],"issued":{"date-parts":[["2023",11,20]]}}},{"id":7394,"uris":["http://zotero.org/users/7140837/items/VUSDKKJG"],"itemData":{"id":7394,"type":"article-journal","abstract":"Abstract. Chatbots are now able to engage in sophisticated conversations with consumers in the domain of relationships, providing a potential coping soluti","container-title":"Journal of Consumer Research","language":"en","source":"academic.oup.com","title":"AI companions reduce loneliness","URL":"https://dx.doi.org/10.1093/jcr/ucaf040","author":[{"family":"De Freitas","given":"Julian"},{"family":"Oğuz-Uğuralp","given":"Zeliha"},{"family":"Uğuralp","given":"Ahmet Kaan"},{"family":"Puntoni","given":"Stefano"}],"accessed":{"date-parts":[["2025",8,12]]},"issued":{"date-parts":[["2025"]]}}},{"id":7379,"uris":["http://zotero.org/users/7140837/items/4Z2HUNJ2"],"itemData":{"id":7379,"type":"article-journal","container-title":"Nature Human Behaviour","DOI":"10.1038/s41562-025-02247-w","ISSN":"2397-3374","journalAbbreviation":"Nat Hum Behav","language":"en","source":"DOI.org (Crossref)","title":"Comparing the value of perceived human versus AI-generated empathy","URL":"https://www.nature.com/articles/s41562-025-02247-w","author":[{"family":"Rubin","given":"Matan"},{"family":"Li","given":"Joanna Z."},{"family":"Zimmerman","given":"Federico"},{"family":"Ong","given":"Desmond C."},{"family":"Goldenberg","given":"Amit"},{"family":"Perry","given":"Anat"}],"accessed":{"date-parts":[["2025",8,14]]},"issued":{"date-parts":[["2025",6,30]]}}}],"schema":"https://github.com/citation-style-language/schema/raw/master/csl-citation.json"} </w:instrText>
      </w:r>
      <w:r w:rsidRPr="00403717">
        <w:rPr>
          <w:color w:val="000000" w:themeColor="text1"/>
        </w:rPr>
        <w:fldChar w:fldCharType="separate"/>
      </w:r>
      <w:r w:rsidRPr="00403717">
        <w:rPr>
          <w:color w:val="000000" w:themeColor="text1"/>
          <w:szCs w:val="24"/>
          <w:lang w:val="en-US"/>
        </w:rPr>
        <w:t>(De Freitas, Castelo, et al., 2025; De Freitas et al., 2023; De Freitas, Oğuz-Uğuralp, et al., 2025; Rubin et al., 2025)</w:t>
      </w:r>
      <w:r w:rsidRPr="00403717">
        <w:rPr>
          <w:color w:val="000000" w:themeColor="text1"/>
        </w:rPr>
        <w:fldChar w:fldCharType="end"/>
      </w:r>
      <w:r w:rsidRPr="00403717">
        <w:rPr>
          <w:color w:val="000000" w:themeColor="text1"/>
          <w:lang w:eastAsia="zh-CN"/>
        </w:rPr>
        <w:t xml:space="preserve"> when prompted or fine-tuned properly. This sense of closeness may elicit not only cognitive, but affective trust </w:t>
      </w:r>
      <w:r w:rsidRPr="00403717">
        <w:rPr>
          <w:color w:val="000000" w:themeColor="text1"/>
        </w:rPr>
        <w:fldChar w:fldCharType="begin"/>
      </w:r>
      <w:r w:rsidR="00220FD8">
        <w:rPr>
          <w:color w:val="000000" w:themeColor="text1"/>
          <w:lang w:eastAsia="zh-CN"/>
        </w:rPr>
        <w:instrText xml:space="preserve"> ADDIN ZOTERO_ITEM CSL_CITATION {"citationID":"FQhtDWC9","properties":{"formattedCitation":"(X. P. Chen et al., 2014; Johnson &amp; Grayson, 2005; C. (Liu) Yang et al., 2025)","plainCitation":"(X. P. Chen et al., 2014; Johnson &amp; Grayson, 2005; C. (Liu) Yang et al., 2025)","dontUpdate":true,"noteIndex":0},"citationItems":[{"id":2515,"uris":["http://zotero.org/users/7140837/items/GQBZIGIS"],"itemData":{"id":2515,"type":"article-journal","abstract":"Adopting the theoretical framework of social exchange, the authors used the two dominant Confucian values-hierarchy and relationalism-to theorize the mediating role of affective trust in the relationship between paternalistic leadership and employee in-role and extra-role performance in the Chinese organizational context. Data from 601 supervisor-subordinate dyads of 27 companies in a Taiwanese conglomerate revealed that while the benevolence and morality dimensions of paternalistic leadership are positively associated with both in-role and extra-role performance, the authoritarian paternalistic leadership dimension is negatively related to subordinate performance. Furthermore, affective trust mediated the relationship between benevolent and moral paternalistic leadership and employee performance but did not mediate the relationship between authoritarianism and employee performance. The theoretical and practical implications of these findings are discussed in the Chinese context and beyond. © The Author(s) 2011.","container-title":"Journal of Management","DOI":"10.1177/0149206311410604","issue":"3","language":"en","page":"796-819","title":"Affective trust in Chinese leaders: Linking paternalistic leadership to employee performance","volume":"40","author":[{"family":"Chen","given":"Xiao Ping"},{"family":"Eberly","given":"Marion B."},{"family":"Chiang","given":"Ting Ju"},{"family":"Farh","given":"Jiing Lih"},{"family":"Cheng","given":"Bor Shiuan"}],"issued":{"date-parts":[["2014"]]}}},{"id":18594,"uris":["http://zotero.org/users/7140837/items/SA2V2C65"],"itemData":{"id":18594,"type":"article-journal","abstract":"Social psychologists conceptualize trust in a manner that differs from conceptualizations used by marketing researchers to date. Building from the social psychology literature, we posit that interpersonal trust in consumer-level service relationships has cognitive and affective dimensions. We examine the relative impact of service provider expertise, product performance, firm reputation, satisfaction, and similarity in influencing customer's perception of these dimensions of trust in a service provider. Using survey data from 349 customers of a firm of financial advisers in the United Kingdom, our results show that cognitive and affective dimensions of trust can be empirically distinguished and have both common and unique antecedents. The results also provide further clarification concerning the relationship between trust and sales effectiveness.","collection-title":"Special Section: Attitude and Affect","container-title":"Journal of Business Research","DOI":"10.1016/S0148-2963(03)00140-1","ISSN":"0148-2963","issue":"4","journalAbbreviation":"Journal of Business Research","page":"500-507","source":"ScienceDirect","title":"Cognitive and affective trust in service relationships","volume":"58","author":[{"family":"Johnson","given":"Devon"},{"family":"Grayson","given":"Kent"}],"issued":{"date-parts":[["2005",4,1]]}}},{"id":18602,"uris":["http://zotero.org/users/7140837/items/KGSELZHH"],"itemData":{"id":18602,"type":"article-journal","abstract":"Amid ongoing policy and managerial debates on keeping humans in the loop of artificial intelligence (AI) decision-making processes, we investigate whether human involvement in AI-based service production benefits downstream consumers. Partnering with a large savings bank in Europe, we produced pure AI and human–AI collaborative investment advice, which we passed to the bank customers and investigated the degree of their advice taking in a field experiment. On the production side, contrary to concerns that humans might inefficiently override AI output, our findings show that having a human banker in the loop of AI-based financial advisory by giving her the final say over the advice provided does not compromise the quality of the advice. More importantly, on the consumption side, we find that the bank customers are more likely to align their final investment decisions with advice from the human–AI collaboration, compared with pure AI, especially when facing more risky investments. In our setting, this increased reliance on human–AI collaborative advice leads to higher material welfare for consumers. Additional analyses from the field experiment along with an online controlled experiment indicate that the persuasive efficacy of human–AI collaborative advice cannot be attributed to consumers’ belief in increased advice quality resulting from complementarities between human and AI capabilities. Instead, the consumption-side benefits of human involvement in the AI-based service largely stem from human involvement serving as a peripheral cue that enhances the affective appeal of the advice. Our findings indicate that regulations and guidelines should adopt a consumer-centric approach by fostering environments where human capabilities and AI systems can synergize effectively to benefit consumers while safeguarding consumer welfare. These nuanced insights are crucial for managers who face decisions about offering pure AI versus human–AI collaborative services and also for regulators advocating for having humans in the loop. This paper was accepted by D. J. Wu for the Special Issue on the Human-Algorithm Connection. Funding: This work was supported by a Hi!PARIS fellowship. Supplemental Material: The online appendix and data files are available at https://doi.org/10.1287/mnsc.2022.03918  .","container-title":"Management Science","DOI":"10.1287/mnsc.2022.03918","ISSN":"0025-1909","note":"publisher: INFORMS","source":"pubsonline.informs.org (Atypon)","title":"My Advisor, Her AI, and Me: Evidence from a Field Experiment on Human–AI Collaboration and Investment Decisions","title-short":"My Advisor, Her AI, and Me","URL":"https://pubsonline.informs.org/doi/10.1287/mnsc.2022.03918","author":[{"family":"Yang","given":"Cathy (Liu)"},{"family":"Bauer","given":"Kevin"},{"family":"Li","given":"Xitong"},{"family":"Hinz","given":"Oliver"}],"accessed":{"date-parts":[["2025",10,19]]},"issued":{"date-parts":[["2025",8,25]]}}}],"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(Chen et al., 2014; Johnson &amp; Grayson, 2005; Yang et al., 2025)</w:t>
      </w:r>
      <w:r w:rsidRPr="00403717">
        <w:rPr>
          <w:color w:val="000000" w:themeColor="text1"/>
        </w:rPr>
        <w:fldChar w:fldCharType="end"/>
      </w:r>
      <w:r w:rsidRPr="00403717">
        <w:rPr>
          <w:color w:val="000000" w:themeColor="text1"/>
          <w:lang w:eastAsia="zh-CN"/>
        </w:rPr>
        <w:t xml:space="preserve"> in AI agents. These two types of trust might help facilitate the update of </w:t>
      </w:r>
      <w:bookmarkStart w:id="12" w:name="_Hlk211777171"/>
      <w:r w:rsidRPr="00403717">
        <w:rPr>
          <w:color w:val="000000" w:themeColor="text1"/>
          <w:lang w:eastAsia="zh-CN"/>
        </w:rPr>
        <w:t>epistemic</w:t>
      </w:r>
      <w:bookmarkEnd w:id="12"/>
      <w:r w:rsidRPr="00403717">
        <w:rPr>
          <w:color w:val="000000" w:themeColor="text1"/>
          <w:lang w:eastAsia="zh-CN"/>
        </w:rPr>
        <w:t xml:space="preserve"> and non-epistemic beliefs </w:t>
      </w:r>
      <w:r w:rsidRPr="00403717">
        <w:rPr>
          <w:color w:val="000000" w:themeColor="text1"/>
        </w:rPr>
        <w:fldChar w:fldCharType="begin"/>
      </w:r>
      <w:r w:rsidRPr="00403717">
        <w:rPr>
          <w:color w:val="000000" w:themeColor="text1"/>
          <w:lang w:eastAsia="zh-CN"/>
        </w:rPr>
        <w:instrText xml:space="preserve"> ADDIN ZOTERO_ITEM CSL_CITATION {"citationID":"6MYaNoPi","properties":{"formattedCitation":"(Oktar &amp; Lombrozo, 2025; Vesga et al., 2025)","plainCitation":"(Oktar &amp; Lombrozo, 2025; Vesga et al., 2025)","noteIndex":0},"citationItems":[{"id":18042,"uris":["http://zotero.org/users/7140837/items/E49B6XRR"],"itemData":{"id":18042,"type":"article-journal","abstract":"On controversial issues from abortion to vaccination, we frequently know that millions disagree with us, yet remain firmly rooted in our beliefs. What enables this capacity to sustain controversial beliefs amid societal disagreement? To answer this question, we connect insights across the social sciences to develop the paths to persistence model (PPM). The PPM outlines four causes of persistence amid societal dissent: People may perceive disagreeing others as more ignorant, biased, or unintelligent than themselves or those who agree (informational path), consider the issue to be subjective or unknowable (ontological path), expect changing their beliefs to have bad social or personal consequences (functional path), or fail to deploy the cognitive resources to update their beliefs (computational). We explain how the PPM integrates previous theories across disciplines into interacting “paths” that jointly explain persistence. We then present a preregistered study with a sample quota-matched to the U.S. census on race and sex (N = 1,250) investigating responses to societal disagreement on 96 issues spanning science, politics, morality, and religion. We find that most participants persist in their beliefs amid controversy—even when they learn that they vastly underestimated the extent of societal dissent. Moreover, we find that the paths jointly predict whether people persist and are associated with important social outcomes, such as people’s willingness to befriend disagreeing others. Four additional preregistered open- and close-ended studies (N = 1,921) support these findings and our theoretical model. (PsycInfo Database Record (c) 2025 APA, all rights reserved)","container-title":"Psychological Review","DOI":"10.1037/rev0000583","ISSN":"1939-1471","language":"en-US","note":"publisher-place: US\npublisher: American Psychological Association","source":"APA PsycNet","title":"How beliefs persist amid controversy: The paths to persistence model","title-short":"How beliefs persist amid controversy","author":[{"family":"Oktar","given":"Kerem"},{"family":"Lombrozo","given":"Tania"}],"issued":{"date-parts":[["2025"]]}}},{"id":7345,"uris":["http://zotero.org/users/7140837/items/RLYAY4SI"],"itemData":{"id":7345,"type":"article-journal","abstract":"Lay people routinely appeal to “beliefs” in explaining and predicting behavior. Psychologists do so as well—for instance, they describe belief polarization and explain placebo effects by appealing to beliefs. But are beliefs really a unitary phenomenon? Recent work suggests that beliefs come in different ﬂavors: Some beliefs are mainly about representing the world; others play important roles in social signaling, emotion regulation, and more. We ﬁnd that this distinction has an analog in people’s “theory of mind.” When attributing beliefs to others and predicting behavior on the basis of those beliefs, participants systematically differentiated kinds of believing: beliefs that aim at truth and accuracy and beliefs that have other functions, such as social signaling or emotional regulation. These ﬁndings support a new and nuanced picture of how people represent and reason about the minds of others.","container-title":"Journal of Experimental Psychology: General","DOI":"10.1037/xge0001765","ISSN":"1939-2222, 0096-3445","journalAbbreviation":"Journal of Experimental Psychology: General","language":"en","source":"DOI.org (Crossref)","title":"Evidence for multiple kinds of belief in theory of mind.","URL":"https://doi.apa.org/doi/10.1037/xge0001765","author":[{"family":"Vesga","given":"Alejandro"},{"family":"Van Leeuwen","given":"Neil"},{"family":"Lombrozo","given":"Tania"}],"accessed":{"date-parts":[["2025",5,20]]},"issued":{"date-parts":[["2025",5,19]]}}}],"schema":"https://github.com/citation-style-language/schema/raw/master/csl-citation.json"} </w:instrText>
      </w:r>
      <w:r w:rsidRPr="00403717">
        <w:rPr>
          <w:color w:val="000000" w:themeColor="text1"/>
        </w:rPr>
        <w:fldChar w:fldCharType="separate"/>
      </w:r>
      <w:r w:rsidRPr="00403717">
        <w:rPr>
          <w:noProof/>
          <w:color w:val="000000" w:themeColor="text1"/>
          <w:lang w:eastAsia="zh-CN"/>
        </w:rPr>
        <w:t xml:space="preserve">(Oktar &amp; </w:t>
      </w:r>
      <w:bookmarkStart w:id="13" w:name="_Hlk211777277"/>
      <w:r w:rsidRPr="00403717">
        <w:rPr>
          <w:noProof/>
          <w:color w:val="000000" w:themeColor="text1"/>
          <w:lang w:eastAsia="zh-CN"/>
        </w:rPr>
        <w:t>Lombrozo</w:t>
      </w:r>
      <w:bookmarkEnd w:id="13"/>
      <w:r w:rsidRPr="00403717">
        <w:rPr>
          <w:noProof/>
          <w:color w:val="000000" w:themeColor="text1"/>
          <w:lang w:eastAsia="zh-CN"/>
        </w:rPr>
        <w:t>, 2025; Vesga et al., 2025)</w:t>
      </w:r>
      <w:r w:rsidRPr="00403717">
        <w:rPr>
          <w:color w:val="000000" w:themeColor="text1"/>
        </w:rPr>
        <w:fldChar w:fldCharType="end"/>
      </w:r>
      <w:r w:rsidRPr="00403717">
        <w:rPr>
          <w:color w:val="000000" w:themeColor="text1"/>
          <w:lang w:eastAsia="zh-CN"/>
        </w:rPr>
        <w:t>.</w:t>
      </w:r>
    </w:p>
    <w:p w14:paraId="7D3E0141" w14:textId="77777777" w:rsidR="00297C5A" w:rsidRPr="00403717" w:rsidRDefault="00297C5A" w:rsidP="00297C5A">
      <w:pPr>
        <w:rPr>
          <w:color w:val="000000" w:themeColor="text1"/>
          <w:lang w:eastAsia="zh-CN"/>
        </w:rPr>
      </w:pPr>
      <w:r w:rsidRPr="00403717">
        <w:rPr>
          <w:color w:val="000000" w:themeColor="text1"/>
          <w:lang w:eastAsia="zh-CN"/>
        </w:rPr>
        <w:t xml:space="preserve"> </w:t>
      </w:r>
      <w:bookmarkEnd w:id="10"/>
      <w:r w:rsidRPr="00403717">
        <w:rPr>
          <w:color w:val="000000" w:themeColor="text1"/>
          <w:lang w:eastAsia="zh-CN"/>
        </w:rPr>
        <w:t xml:space="preserve"> </w:t>
      </w:r>
    </w:p>
    <w:bookmarkEnd w:id="6"/>
    <w:bookmarkEnd w:id="7"/>
    <w:p w14:paraId="4EC30995" w14:textId="77777777" w:rsidR="00297C5A" w:rsidRPr="00403717" w:rsidRDefault="00297C5A" w:rsidP="00297C5A">
      <w:pPr>
        <w:spacing w:before="240" w:after="240"/>
        <w:rPr>
          <w:color w:val="000000" w:themeColor="text1"/>
          <w:lang w:eastAsia="zh-CN"/>
        </w:rPr>
      </w:pPr>
      <w:r w:rsidRPr="00403717">
        <w:rPr>
          <w:color w:val="000000" w:themeColor="text1"/>
          <w:lang w:eastAsia="zh-CN"/>
        </w:rPr>
        <w:t xml:space="preserve">Below is a illustration borrowed from </w:t>
      </w:r>
      <w:r w:rsidRPr="00403717">
        <w:rPr>
          <w:color w:val="000000" w:themeColor="text1"/>
        </w:rPr>
        <w:fldChar w:fldCharType="begin"/>
      </w:r>
      <w:r w:rsidRPr="00403717">
        <w:rPr>
          <w:color w:val="000000" w:themeColor="text1"/>
          <w:lang w:eastAsia="zh-CN"/>
        </w:rPr>
        <w:instrText xml:space="preserve"> ADDIN ZOTERO_ITEM CSL_CITATION {"citationID":"KB9NhKDN","properties":{"formattedCitation":"(Sucholutsky et al., 2025)","plainCitation":"(Sucholutsky et al., 2025)","dontUpdate":true,"noteIndex":0},"citationItems":[{"id":18430,"uris":["http://zotero.org/users/7140837/items/THXZQPAV"],"itemData":{"id":18430,"type":"article-journal","abstract":"Large language models (LLMs) are already transforming the study of individual cognition, but their application to studying collective cognition has been underexplored. We lay out how LLMs may be able to address the complexity that has hindered the study of collectives and raise possible risks that warrant new methods.","container-title":"Nature Computational Science","DOI":"10.1038/s43588-025-00848-z","ISSN":"2662-8457","issue":"9","journalAbbreviation":"Nat Comput Sci","language":"en","license":"2025 Springer Nature America, Inc.","note":"publisher: Nature Publishing Group","page":"704-707","source":"www.nature.com","title":"Using LLMs to advance the cognitive science of collectives","volume":"5","author":[{"family":"Sucholutsky","given":"Ilia"},{"family":"Collins","given":"Katherine M."},{"family":"Jacoby","given":"Nori"},{"family":"Thompson","given":"Bill D."},{"family":"Hawkins","given":"Robert D."}],"issued":{"date-parts":[["2025",9]]}}}],"schema":"https://github.com/citation-style-language/schema/raw/master/csl-citation.json"} </w:instrText>
      </w:r>
      <w:r w:rsidRPr="00403717">
        <w:rPr>
          <w:color w:val="000000" w:themeColor="text1"/>
        </w:rPr>
        <w:fldChar w:fldCharType="separate"/>
      </w:r>
      <w:bookmarkStart w:id="14" w:name="_Hlk211197393"/>
      <w:r w:rsidRPr="00403717">
        <w:rPr>
          <w:noProof/>
          <w:color w:val="000000" w:themeColor="text1"/>
          <w:lang w:eastAsia="zh-CN"/>
        </w:rPr>
        <w:t>Sucholutsky</w:t>
      </w:r>
      <w:bookmarkEnd w:id="14"/>
      <w:r w:rsidRPr="00403717">
        <w:rPr>
          <w:noProof/>
          <w:color w:val="000000" w:themeColor="text1"/>
          <w:lang w:eastAsia="zh-CN"/>
        </w:rPr>
        <w:t xml:space="preserve"> et al. (2025)</w:t>
      </w:r>
      <w:r w:rsidRPr="00403717">
        <w:rPr>
          <w:color w:val="000000" w:themeColor="text1"/>
        </w:rPr>
        <w:fldChar w:fldCharType="end"/>
      </w:r>
      <w:r w:rsidRPr="00403717">
        <w:rPr>
          <w:color w:val="000000" w:themeColor="text1"/>
          <w:lang w:eastAsia="zh-CN"/>
        </w:rPr>
        <w:t xml:space="preserve">, which summarize possible roles AI agents may take in human-AI hybrid networks. </w:t>
      </w:r>
      <w:commentRangeStart w:id="15"/>
      <w:r w:rsidRPr="00403717">
        <w:rPr>
          <w:color w:val="000000" w:themeColor="text1"/>
          <w:lang w:eastAsia="zh-CN"/>
        </w:rPr>
        <w:t xml:space="preserve">These roles are the </w:t>
      </w:r>
      <w:bookmarkStart w:id="16" w:name="_Hlk211778706"/>
      <w:r w:rsidRPr="00403717">
        <w:rPr>
          <w:color w:val="000000" w:themeColor="text1"/>
          <w:lang w:eastAsia="zh-CN"/>
        </w:rPr>
        <w:t xml:space="preserve">building blocks </w:t>
      </w:r>
      <w:bookmarkEnd w:id="16"/>
      <w:r w:rsidRPr="00403717">
        <w:rPr>
          <w:color w:val="000000" w:themeColor="text1"/>
          <w:lang w:eastAsia="zh-CN"/>
        </w:rPr>
        <w:t xml:space="preserve">when we design a hybrid network and study their evolutions. </w:t>
      </w:r>
      <w:commentRangeEnd w:id="15"/>
      <w:r w:rsidRPr="00403717">
        <w:rPr>
          <w:rStyle w:val="CommentReference"/>
          <w:color w:val="000000" w:themeColor="text1"/>
        </w:rPr>
        <w:commentReference w:id="15"/>
      </w:r>
    </w:p>
    <w:bookmarkEnd w:id="4"/>
    <w:p w14:paraId="2B53736B" w14:textId="7478ABE0" w:rsidR="00297C5A" w:rsidRPr="00403717" w:rsidRDefault="00403717" w:rsidP="00297C5A">
      <w:pPr>
        <w:spacing w:before="240" w:after="240"/>
        <w:jc w:val="center"/>
        <w:rPr>
          <w:color w:val="000000" w:themeColor="text1"/>
          <w:lang w:eastAsia="zh-CN"/>
        </w:rPr>
      </w:pPr>
      <w:ins w:id="17" w:author="Liu, Yuanze" w:date="2025-10-14T21:53:00Z">
        <w:r w:rsidRPr="00B51A6A">
          <w:rPr>
            <w:noProof/>
            <w:lang w:eastAsia="zh-CN"/>
          </w:rPr>
          <w:lastRenderedPageBreak/>
          <w:drawing>
            <wp:inline distT="0" distB="0" distL="0" distR="0" wp14:anchorId="5466A663" wp14:editId="14779849">
              <wp:extent cx="5943600" cy="2687320"/>
              <wp:effectExtent l="0" t="0" r="0" b="5080"/>
              <wp:docPr id="170517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71251" name=""/>
                      <pic:cNvPicPr/>
                    </pic:nvPicPr>
                    <pic:blipFill>
                      <a:blip r:embed="rId9"/>
                      <a:stretch>
                        <a:fillRect/>
                      </a:stretch>
                    </pic:blipFill>
                    <pic:spPr>
                      <a:xfrm>
                        <a:off x="0" y="0"/>
                        <a:ext cx="5943600" cy="2687320"/>
                      </a:xfrm>
                      <a:prstGeom prst="rect">
                        <a:avLst/>
                      </a:prstGeom>
                    </pic:spPr>
                  </pic:pic>
                </a:graphicData>
              </a:graphic>
            </wp:inline>
          </w:drawing>
        </w:r>
      </w:ins>
    </w:p>
    <w:p w14:paraId="3B7FA4FE" w14:textId="77777777" w:rsidR="00297C5A" w:rsidRPr="00403717" w:rsidRDefault="00297C5A" w:rsidP="00297C5A">
      <w:pPr>
        <w:spacing w:before="240" w:after="240"/>
        <w:rPr>
          <w:color w:val="000000" w:themeColor="text1"/>
          <w:lang w:eastAsia="zh-CN"/>
        </w:rPr>
      </w:pPr>
      <w:r w:rsidRPr="00403717">
        <w:rPr>
          <w:b/>
          <w:bCs/>
          <w:color w:val="000000" w:themeColor="text1"/>
          <w:lang w:eastAsia="zh-CN"/>
        </w:rPr>
        <w:t>Figure 1.</w:t>
      </w:r>
      <w:r w:rsidRPr="00403717">
        <w:rPr>
          <w:color w:val="000000" w:themeColor="text1"/>
          <w:lang w:eastAsia="zh-CN"/>
        </w:rPr>
        <w:t xml:space="preserve"> Potential roles of LLMs in human-AI hybrid networks (Copied from </w:t>
      </w:r>
      <w:r w:rsidRPr="00403717">
        <w:rPr>
          <w:noProof/>
          <w:color w:val="000000" w:themeColor="text1"/>
          <w:lang w:eastAsia="zh-CN"/>
        </w:rPr>
        <w:t>Sucholutsky et al., 2025</w:t>
      </w:r>
      <w:r w:rsidRPr="00403717">
        <w:rPr>
          <w:color w:val="000000" w:themeColor="text1"/>
          <w:lang w:eastAsia="zh-CN"/>
        </w:rPr>
        <w:t>).</w:t>
      </w:r>
    </w:p>
    <w:p w14:paraId="2AE964F0" w14:textId="77777777" w:rsidR="00297C5A" w:rsidRPr="00403717" w:rsidRDefault="00297C5A" w:rsidP="00297C5A">
      <w:pPr>
        <w:spacing w:before="240" w:after="240"/>
        <w:rPr>
          <w:color w:val="000000" w:themeColor="text1"/>
          <w:lang w:eastAsia="zh-CN"/>
        </w:rPr>
      </w:pPr>
      <w:r w:rsidRPr="00403717">
        <w:rPr>
          <w:color w:val="000000" w:themeColor="text1"/>
          <w:lang w:eastAsia="zh-CN"/>
        </w:rPr>
        <w:t>Here is a list of example questions that we may investigate using this framework:</w:t>
      </w:r>
    </w:p>
    <w:p w14:paraId="56D21BA9" w14:textId="77777777" w:rsidR="00297C5A" w:rsidRPr="00403717" w:rsidRDefault="00297C5A" w:rsidP="00297C5A">
      <w:pPr>
        <w:pStyle w:val="ListParagraph"/>
        <w:numPr>
          <w:ilvl w:val="0"/>
          <w:numId w:val="1"/>
        </w:numPr>
        <w:spacing w:before="240" w:after="240"/>
        <w:rPr>
          <w:color w:val="000000" w:themeColor="text1"/>
          <w:lang w:eastAsia="zh-CN"/>
        </w:rPr>
      </w:pPr>
      <w:bookmarkStart w:id="18" w:name="_Hlk211781988"/>
      <w:r w:rsidRPr="00403717">
        <w:rPr>
          <w:color w:val="000000" w:themeColor="text1"/>
          <w:lang w:eastAsia="zh-CN"/>
        </w:rPr>
        <w:t>How should AI agent nodes in hybrid networks be designed—e.g., with calibrated diversity of viewpoints, output consistency, persistence/commitment to positions, or social attributes such as competence and warmth—so that they systematically shape, and even steer, individual social learning and belief revision over time?</w:t>
      </w:r>
    </w:p>
    <w:p w14:paraId="557BFF61" w14:textId="77777777" w:rsidR="00297C5A" w:rsidRPr="00403717" w:rsidRDefault="00297C5A" w:rsidP="00297C5A">
      <w:pPr>
        <w:pStyle w:val="ListParagraph"/>
        <w:numPr>
          <w:ilvl w:val="0"/>
          <w:numId w:val="1"/>
        </w:numPr>
        <w:spacing w:before="240" w:after="240"/>
        <w:rPr>
          <w:color w:val="000000" w:themeColor="text1"/>
          <w:lang w:eastAsia="zh-CN"/>
        </w:rPr>
      </w:pPr>
      <w:r w:rsidRPr="00403717">
        <w:rPr>
          <w:color w:val="000000" w:themeColor="text1"/>
          <w:lang w:eastAsia="zh-CN"/>
        </w:rPr>
        <w:t>How can we infer and monitor key psychological traits from human–AI interactions by leveraging the content of multi-modal exchanges (text, voice, images), along with behavioral traces such as frequency, reciprocity, exclusivity, and session dynamics, without compromising validity, privacy, or participant autonomy?</w:t>
      </w:r>
    </w:p>
    <w:p w14:paraId="1101160A" w14:textId="77777777" w:rsidR="00297C5A" w:rsidRPr="00403717" w:rsidRDefault="00297C5A" w:rsidP="00297C5A">
      <w:pPr>
        <w:pStyle w:val="ListParagraph"/>
        <w:numPr>
          <w:ilvl w:val="0"/>
          <w:numId w:val="1"/>
        </w:numPr>
        <w:spacing w:before="240" w:after="240"/>
        <w:rPr>
          <w:color w:val="000000" w:themeColor="text1"/>
          <w:lang w:eastAsia="zh-CN"/>
        </w:rPr>
      </w:pPr>
      <w:r w:rsidRPr="00403717">
        <w:rPr>
          <w:color w:val="000000" w:themeColor="text1"/>
          <w:lang w:eastAsia="zh-CN"/>
        </w:rPr>
        <w:t>How can we architect human–AI hybrid network structures to optimize specific task goals—such as creativity, problem solving, or knowledge search—by tuning topology (e.g., clustering, heterogeneity, core–periphery) and role placement (brokers, analysts, participants) to balance exploration and exploitation?</w:t>
      </w:r>
    </w:p>
    <w:p w14:paraId="71B74363" w14:textId="77777777" w:rsidR="00297C5A" w:rsidRPr="00403717" w:rsidRDefault="00297C5A" w:rsidP="00297C5A">
      <w:pPr>
        <w:pStyle w:val="ListParagraph"/>
        <w:numPr>
          <w:ilvl w:val="0"/>
          <w:numId w:val="1"/>
        </w:numPr>
        <w:spacing w:before="240" w:after="240"/>
        <w:rPr>
          <w:color w:val="000000" w:themeColor="text1"/>
          <w:lang w:eastAsia="zh-CN"/>
        </w:rPr>
      </w:pPr>
      <w:r w:rsidRPr="00403717">
        <w:rPr>
          <w:color w:val="000000" w:themeColor="text1"/>
          <w:lang w:eastAsia="zh-CN"/>
        </w:rPr>
        <w:t>How can AI agents conduct dynamic network analysis and proactive brokerage—identifying structural holes, adding or rewiring ties in real time—to guide networks toward desired evolutionary trajectories, such as accelerating pro-social behavior change while dampening the spread of misinformation?</w:t>
      </w:r>
    </w:p>
    <w:p w14:paraId="1EA1314A" w14:textId="77777777" w:rsidR="00297C5A" w:rsidRPr="00403717" w:rsidRDefault="00297C5A" w:rsidP="00297C5A">
      <w:pPr>
        <w:pStyle w:val="ListParagraph"/>
        <w:numPr>
          <w:ilvl w:val="0"/>
          <w:numId w:val="1"/>
        </w:numPr>
        <w:spacing w:before="240" w:after="240"/>
        <w:rPr>
          <w:color w:val="000000" w:themeColor="text1"/>
          <w:lang w:eastAsia="zh-CN"/>
        </w:rPr>
      </w:pPr>
      <w:r w:rsidRPr="00403717">
        <w:rPr>
          <w:color w:val="000000" w:themeColor="text1"/>
          <w:lang w:eastAsia="zh-CN"/>
        </w:rPr>
        <w:t>What interaction rules—whether governing human–AI exchanges or AI-mediated human–human dialogue—most effectively enable communication under difficult conditions (e.g., strangers forming new ties, cross-ideological negotiation), and how should turn-taking, reframing, summarization, and incentive mechanisms be configured?</w:t>
      </w:r>
    </w:p>
    <w:p w14:paraId="28ECB52F" w14:textId="77777777" w:rsidR="00297C5A" w:rsidRPr="00403717" w:rsidRDefault="00297C5A" w:rsidP="00297C5A">
      <w:pPr>
        <w:pStyle w:val="ListParagraph"/>
        <w:numPr>
          <w:ilvl w:val="0"/>
          <w:numId w:val="1"/>
        </w:numPr>
        <w:spacing w:before="240" w:after="240"/>
        <w:rPr>
          <w:color w:val="000000" w:themeColor="text1"/>
          <w:lang w:eastAsia="zh-CN"/>
        </w:rPr>
      </w:pPr>
      <w:r w:rsidRPr="00403717">
        <w:rPr>
          <w:color w:val="000000" w:themeColor="text1"/>
          <w:lang w:eastAsia="zh-CN"/>
        </w:rPr>
        <w:t>How can we orchestrate multiple AI roles in concert—interviewer, participant, moderator, analyst, broker, and environment—so that their combined policies reliably achieve the above outcomes, with guardrails that prevent centralization, over-reliance, and unintended externalities in real-world deployments?</w:t>
      </w:r>
    </w:p>
    <w:bookmarkEnd w:id="18"/>
    <w:p w14:paraId="1BEF82A0" w14:textId="645E0955" w:rsidR="00297C5A" w:rsidRPr="00403717" w:rsidRDefault="00297C5A" w:rsidP="00297C5A">
      <w:pPr>
        <w:pStyle w:val="Heading2"/>
        <w:keepNext w:val="0"/>
        <w:keepLines w:val="0"/>
        <w:rPr>
          <w:b/>
          <w:color w:val="000000" w:themeColor="text1"/>
          <w:sz w:val="34"/>
          <w:szCs w:val="34"/>
          <w:lang w:eastAsia="zh-CN"/>
        </w:rPr>
      </w:pPr>
      <w:r w:rsidRPr="00403717">
        <w:rPr>
          <w:b/>
          <w:color w:val="000000" w:themeColor="text1"/>
          <w:sz w:val="34"/>
          <w:szCs w:val="34"/>
          <w:lang w:eastAsia="zh-CN"/>
        </w:rPr>
        <w:lastRenderedPageBreak/>
        <w:t>3.</w:t>
      </w:r>
      <w:r w:rsidRPr="00403717">
        <w:rPr>
          <w:b/>
          <w:color w:val="000000" w:themeColor="text1"/>
          <w:sz w:val="34"/>
          <w:szCs w:val="34"/>
        </w:rPr>
        <w:t xml:space="preserve"> </w:t>
      </w:r>
      <w:r w:rsidR="001B4CD8">
        <w:rPr>
          <w:b/>
          <w:color w:val="000000" w:themeColor="text1"/>
          <w:sz w:val="34"/>
          <w:szCs w:val="34"/>
          <w:lang w:eastAsia="zh-CN"/>
        </w:rPr>
        <w:t>SocAIty</w:t>
      </w:r>
      <w:r w:rsidRPr="00403717">
        <w:rPr>
          <w:b/>
          <w:color w:val="000000" w:themeColor="text1"/>
          <w:sz w:val="34"/>
          <w:szCs w:val="34"/>
        </w:rPr>
        <w:t>:</w:t>
      </w:r>
      <w:r w:rsidRPr="00403717">
        <w:rPr>
          <w:b/>
          <w:color w:val="000000" w:themeColor="text1"/>
          <w:sz w:val="34"/>
          <w:szCs w:val="34"/>
          <w:lang w:eastAsia="zh-CN"/>
        </w:rPr>
        <w:t xml:space="preserve"> A Platform to Study Human-AI Hybrid Network</w:t>
      </w:r>
    </w:p>
    <w:p w14:paraId="4E72F097" w14:textId="77777777" w:rsidR="00297C5A" w:rsidRPr="00403717" w:rsidRDefault="00297C5A" w:rsidP="00297C5A">
      <w:pPr>
        <w:spacing w:before="240" w:after="240"/>
        <w:rPr>
          <w:color w:val="000000" w:themeColor="text1"/>
          <w:lang w:eastAsia="zh-CN"/>
        </w:rPr>
      </w:pPr>
      <w:r w:rsidRPr="00403717">
        <w:rPr>
          <w:color w:val="000000" w:themeColor="text1"/>
          <w:lang w:eastAsia="zh-CN"/>
        </w:rPr>
        <w:t>To facilitate the study of human-AI hybrid network where AI agents can take different roles, we developed a general platform where researchers can set up human-LLM hybrid networks and study their evolution. This platform has several features:</w:t>
      </w:r>
    </w:p>
    <w:p w14:paraId="2A84C11A" w14:textId="105C6071" w:rsidR="00297C5A" w:rsidRPr="00403717" w:rsidRDefault="00297C5A" w:rsidP="00297C5A">
      <w:pPr>
        <w:pStyle w:val="ListParagraph"/>
        <w:numPr>
          <w:ilvl w:val="0"/>
          <w:numId w:val="2"/>
        </w:numPr>
        <w:spacing w:before="240" w:after="240"/>
        <w:rPr>
          <w:color w:val="000000" w:themeColor="text1"/>
          <w:lang w:eastAsia="zh-CN"/>
        </w:rPr>
      </w:pPr>
      <w:r w:rsidRPr="00403717">
        <w:rPr>
          <w:color w:val="000000" w:themeColor="text1"/>
          <w:lang w:eastAsia="zh-CN"/>
        </w:rPr>
        <w:t xml:space="preserve">It is embedded with a pipeline called contextualized construct representation (CCR) </w:t>
      </w:r>
      <w:r w:rsidRPr="00403717">
        <w:rPr>
          <w:color w:val="000000" w:themeColor="text1"/>
          <w:lang w:eastAsia="zh-CN"/>
        </w:rPr>
        <w:fldChar w:fldCharType="begin"/>
      </w:r>
      <w:r w:rsidR="00220FD8">
        <w:rPr>
          <w:color w:val="000000" w:themeColor="text1"/>
          <w:lang w:eastAsia="zh-CN"/>
        </w:rPr>
        <w:instrText xml:space="preserve"> ADDIN ZOTERO_ITEM CSL_CITATION {"citationID":"xyr3zu59","properties":{"formattedCitation":"(Y. Chen et al., 2024)","plainCitation":"(Y. Chen et al., 2024)","dontUpdate":true,"noteIndex":0},"citationItems":[{"id":567,"uris":["http://zotero.org/users/7140837/items/5RLBMUUE"],"itemData":{"id":567,"type":"article","abstract":"In this work, we develop a pipeline for historical-psychological text analysis in classical Chinese. Humans have produced texts in various languages for thousands of years; however, most of the computational literature is focused on contemporary languages and corpora. The emerging field of historical psychology relies on computational techniques to extract aspects of psychology from historical corpora using new methods developed in natural language processing (NLP). The present pipeline, called Contextualized Construct Representations (CCR), combines expert knowledge in psychometrics (i.e., psychological surveys) with text representations generated via transformer-based language models to measure psychological constructs such as traditionalism, norm strength, and collectivism in classical Chinese corpora. Considering the scarcity of available data, we propose an indirect supervised contrastive learning approach and build the first Chinese historical psychology corpus (C-HI-PSY) to fine-tune pre-trained models. We evaluate the pipeline to demonstrate its superior performance compared with other approaches. The CCR method outperforms word-embedding-based approaches across all of our tasks and exceeds prompting with GPT-4 in most tasks. Finally, we benchmark the pipeline against objective, external data to further verify its validity.","language":"en","note":"arXiv:2403.00509 [cs]","number":"arXiv:2403.00509","publisher":"arXiv","source":"arXiv.org","title":"Surveying the dead minds: historical-psychological text analysis with contextualized construct representation (CCR) for classical chinese","title-short":"Surveying the dead minds","URL":"http://arxiv.org/abs/2403.00509","author":[{"family":"Chen","given":"Yuqi"},{"family":"Li","given":"Sixuan"},{"family":"Li","given":"Ying"},{"family":"Atari","given":"Mohammad"}],"accessed":{"date-parts":[["2024",3,5]]},"issued":{"date-parts":[["2024",3,1]]}}}],"schema":"https://github.com/citation-style-language/schema/raw/master/csl-citation.json"} </w:instrText>
      </w:r>
      <w:r w:rsidRPr="00403717">
        <w:rPr>
          <w:color w:val="000000" w:themeColor="text1"/>
          <w:lang w:eastAsia="zh-CN"/>
        </w:rPr>
        <w:fldChar w:fldCharType="separate"/>
      </w:r>
      <w:r w:rsidRPr="00403717">
        <w:rPr>
          <w:noProof/>
          <w:color w:val="000000" w:themeColor="text1"/>
          <w:lang w:eastAsia="zh-CN"/>
        </w:rPr>
        <w:t>(Chen et al., 2024)</w:t>
      </w:r>
      <w:r w:rsidRPr="00403717">
        <w:rPr>
          <w:color w:val="000000" w:themeColor="text1"/>
          <w:lang w:eastAsia="zh-CN"/>
        </w:rPr>
        <w:fldChar w:fldCharType="end"/>
      </w:r>
      <w:r w:rsidRPr="00403717">
        <w:rPr>
          <w:color w:val="000000" w:themeColor="text1"/>
          <w:lang w:eastAsia="zh-CN"/>
        </w:rPr>
        <w:t xml:space="preserve">, which allows non-intrusive, natural assessment of users’ psychological variables through text-based chats. </w:t>
      </w:r>
    </w:p>
    <w:p w14:paraId="41F0B9AB" w14:textId="77777777" w:rsidR="00297C5A" w:rsidRPr="00403717" w:rsidRDefault="00297C5A" w:rsidP="00297C5A">
      <w:pPr>
        <w:pStyle w:val="ListParagraph"/>
        <w:numPr>
          <w:ilvl w:val="0"/>
          <w:numId w:val="2"/>
        </w:numPr>
        <w:spacing w:before="240" w:after="240"/>
        <w:rPr>
          <w:color w:val="000000" w:themeColor="text1"/>
          <w:lang w:eastAsia="zh-CN"/>
        </w:rPr>
      </w:pPr>
      <w:r w:rsidRPr="00403717">
        <w:rPr>
          <w:color w:val="000000" w:themeColor="text1"/>
          <w:lang w:eastAsia="zh-CN"/>
        </w:rPr>
        <w:t>It supports the study of various forms of network by adding a freely adjustable geographic coordinate variability parameter. For example, it can study both spatially embedded network and fully connected network.</w:t>
      </w:r>
    </w:p>
    <w:p w14:paraId="4B0FA9F1" w14:textId="77777777" w:rsidR="00297C5A" w:rsidRPr="00403717" w:rsidRDefault="00297C5A" w:rsidP="00297C5A">
      <w:pPr>
        <w:pStyle w:val="ListParagraph"/>
        <w:numPr>
          <w:ilvl w:val="0"/>
          <w:numId w:val="2"/>
        </w:numPr>
        <w:spacing w:before="240" w:after="240"/>
        <w:rPr>
          <w:color w:val="000000" w:themeColor="text1"/>
          <w:lang w:eastAsia="zh-CN"/>
        </w:rPr>
      </w:pPr>
      <w:r w:rsidRPr="00403717">
        <w:rPr>
          <w:color w:val="000000" w:themeColor="text1"/>
          <w:lang w:eastAsia="zh-CN"/>
        </w:rPr>
        <w:t>It supports multiple-stage design, such as intake survey, one-on-one conversation between human and AI, small-group conversation, and collective conversation.</w:t>
      </w:r>
    </w:p>
    <w:p w14:paraId="32F74DB4" w14:textId="77777777" w:rsidR="00297C5A" w:rsidRPr="00403717" w:rsidRDefault="00297C5A" w:rsidP="00297C5A">
      <w:pPr>
        <w:pStyle w:val="ListParagraph"/>
        <w:numPr>
          <w:ilvl w:val="0"/>
          <w:numId w:val="2"/>
        </w:numPr>
        <w:spacing w:before="240" w:after="240"/>
        <w:rPr>
          <w:color w:val="000000" w:themeColor="text1"/>
          <w:lang w:eastAsia="zh-CN"/>
        </w:rPr>
      </w:pPr>
      <w:r w:rsidRPr="00403717">
        <w:rPr>
          <w:color w:val="000000" w:themeColor="text1"/>
          <w:lang w:eastAsia="zh-CN"/>
        </w:rPr>
        <w:t xml:space="preserve">It has a gamified setting similar to that of the </w:t>
      </w:r>
      <w:bookmarkStart w:id="19" w:name="_Hlk211197085"/>
      <w:r w:rsidRPr="00403717">
        <w:rPr>
          <w:color w:val="000000" w:themeColor="text1"/>
          <w:lang w:eastAsia="zh-CN"/>
        </w:rPr>
        <w:t xml:space="preserve">Stanford Small Town </w:t>
      </w:r>
      <w:bookmarkEnd w:id="19"/>
      <w:r w:rsidRPr="00403717">
        <w:rPr>
          <w:color w:val="000000" w:themeColor="text1"/>
          <w:lang w:eastAsia="zh-CN"/>
        </w:rPr>
        <w:fldChar w:fldCharType="begin"/>
      </w:r>
      <w:r w:rsidRPr="00403717">
        <w:rPr>
          <w:color w:val="000000" w:themeColor="text1"/>
          <w:lang w:eastAsia="zh-CN"/>
        </w:rPr>
        <w:instrText xml:space="preserve"> ADDIN ZOTERO_ITEM CSL_CITATION {"citationID":"MkmZIYTz","properties":{"formattedCitation":"(Park et al., 2023)","plainCitation":"(Park et al., 2023)","noteIndex":0},"citationItems":[{"id":18433,"uris":["http://zotero.org/users/7140837/items/UF77KZTP"],"itemData":{"id":18433,"type":"article","abstract":"Believable proxies of human behavior can empower interactive applications ranging from immersive environments to rehearsal spaces for interpersonal communication to prototyping tools. In this paper, we introduce generative agents--computational software agents that simulate believable human behavior. Generative agents wake up, cook breakfast, and head to work; artists paint, while authors write; they form opinions, notice each other, and initiate conversations; they remember and reflect on days past as they plan the next day. To enable generative agents, we describe an architecture that extends a large language model to store a complete record of the agent's experiences using natural language, synthesize those memories over time into higher-level reflections, and retrieve them dynamically to plan behavior. We instantiate generative agents to populate an interactive sandbox environment inspired by The Sims, where end users can interact with a small town of twenty five agents using natural language. In an evaluation, these generative agents produce believable individual and emergent social behaviors: for example, starting with only a single user-specified notion that one agent wants to throw a Valentine's Day party, the agents autonomously spread invitations to the party over the next two days, make new acquaintances, ask each other out on dates to the party, and coordinate to show up for the party together at the right time. We demonstrate through ablation that the components of our agent architecture--observation, planning, and reflection--each contribute critically to the believability of agent behavior. By fusing large language models with computational, interactive agents, this work introduces architectural and interaction patterns for enabling believable simulations of human behavior.","DOI":"10.48550/arXiv.2304.03442","language":"en","note":"arXiv:2304.03442 [cs]","number":"arXiv:2304.03442","publisher":"arXiv","source":"arXiv.org","title":"Generative agents: Interactive simulacra of human behavior","title-short":"Generative agents","URL":"http://arxiv.org/abs/2304.03442","author":[{"family":"Park","given":"Joon Sung"},{"family":"O'Brien","given":"Joseph C."},{"family":"Cai","given":"Carrie J."},{"family":"Morris","given":"Meredith Ringel"},{"family":"Liang","given":"Percy"},{"family":"Bernstein","given":"Michael S."}],"accessed":{"date-parts":[["2025",10,12]]},"issued":{"date-parts":[["2023",8,6]]}}}],"schema":"https://github.com/citation-style-language/schema/raw/master/csl-citation.json"} </w:instrText>
      </w:r>
      <w:r w:rsidRPr="00403717">
        <w:rPr>
          <w:color w:val="000000" w:themeColor="text1"/>
          <w:lang w:eastAsia="zh-CN"/>
        </w:rPr>
        <w:fldChar w:fldCharType="separate"/>
      </w:r>
      <w:r w:rsidRPr="00403717">
        <w:rPr>
          <w:noProof/>
          <w:color w:val="000000" w:themeColor="text1"/>
          <w:lang w:eastAsia="zh-CN"/>
        </w:rPr>
        <w:t>(Park et al., 2023)</w:t>
      </w:r>
      <w:r w:rsidRPr="00403717">
        <w:rPr>
          <w:color w:val="000000" w:themeColor="text1"/>
          <w:lang w:eastAsia="zh-CN"/>
        </w:rPr>
        <w:fldChar w:fldCharType="end"/>
      </w:r>
      <w:r w:rsidRPr="00403717">
        <w:rPr>
          <w:color w:val="000000" w:themeColor="text1"/>
          <w:lang w:eastAsia="zh-CN"/>
        </w:rPr>
        <w:t xml:space="preserve">, see </w:t>
      </w:r>
      <w:r w:rsidRPr="00403717">
        <w:rPr>
          <w:b/>
          <w:bCs/>
          <w:color w:val="000000" w:themeColor="text1"/>
          <w:lang w:eastAsia="zh-CN"/>
        </w:rPr>
        <w:t>Figure 2</w:t>
      </w:r>
      <w:r w:rsidRPr="00403717">
        <w:rPr>
          <w:color w:val="000000" w:themeColor="text1"/>
          <w:lang w:eastAsia="zh-CN"/>
        </w:rPr>
        <w:t xml:space="preserve"> for an example.</w:t>
      </w:r>
    </w:p>
    <w:p w14:paraId="546CD359" w14:textId="7736C7C0" w:rsidR="00297C5A" w:rsidRPr="00403717" w:rsidRDefault="00403717" w:rsidP="00297C5A">
      <w:pPr>
        <w:spacing w:before="240" w:after="240"/>
        <w:jc w:val="center"/>
        <w:rPr>
          <w:color w:val="000000" w:themeColor="text1"/>
          <w:lang w:eastAsia="zh-CN"/>
        </w:rPr>
      </w:pPr>
      <w:ins w:id="20" w:author="Liu, Yuanze" w:date="2025-10-12T21:31:00Z" w16du:dateUtc="2025-10-13T02:31:00Z">
        <w:r>
          <w:rPr>
            <w:rFonts w:hint="eastAsia"/>
            <w:noProof/>
            <w:lang w:eastAsia="zh-CN"/>
          </w:rPr>
          <w:drawing>
            <wp:inline distT="0" distB="0" distL="0" distR="0" wp14:anchorId="0B99FBE7" wp14:editId="2D6176A8">
              <wp:extent cx="4197927" cy="2205706"/>
              <wp:effectExtent l="0" t="0" r="0" b="4445"/>
              <wp:docPr id="362930761"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30761" name="Picture 2" descr="A screenshot of a video gam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6698" cy="2215569"/>
                      </a:xfrm>
                      <a:prstGeom prst="rect">
                        <a:avLst/>
                      </a:prstGeom>
                    </pic:spPr>
                  </pic:pic>
                </a:graphicData>
              </a:graphic>
            </wp:inline>
          </w:drawing>
        </w:r>
      </w:ins>
    </w:p>
    <w:p w14:paraId="6DF4D8D1" w14:textId="4E25F047" w:rsidR="00297C5A" w:rsidRPr="00265533" w:rsidRDefault="00297C5A" w:rsidP="00297C5A">
      <w:pPr>
        <w:spacing w:before="240" w:after="240"/>
        <w:rPr>
          <w:rFonts w:hint="eastAsia"/>
          <w:color w:val="000000" w:themeColor="text1"/>
          <w:lang w:val="en-US" w:eastAsia="zh-CN"/>
        </w:rPr>
      </w:pPr>
      <w:r w:rsidRPr="00403717">
        <w:rPr>
          <w:b/>
          <w:bCs/>
          <w:color w:val="000000" w:themeColor="text1"/>
          <w:lang w:eastAsia="zh-CN"/>
        </w:rPr>
        <w:t>Figure 2.</w:t>
      </w:r>
      <w:r w:rsidRPr="00403717">
        <w:rPr>
          <w:color w:val="000000" w:themeColor="text1"/>
          <w:lang w:eastAsia="zh-CN"/>
        </w:rPr>
        <w:t xml:space="preserve"> An example screenshot of the user interface of </w:t>
      </w:r>
      <w:r w:rsidR="00F95C08" w:rsidRPr="00F95C08">
        <w:rPr>
          <w:color w:val="000000" w:themeColor="text1"/>
          <w:lang w:eastAsia="zh-CN"/>
        </w:rPr>
        <w:t>SocAIty</w:t>
      </w:r>
      <w:r w:rsidRPr="00403717">
        <w:rPr>
          <w:color w:val="000000" w:themeColor="text1"/>
          <w:lang w:eastAsia="zh-CN"/>
        </w:rPr>
        <w:t>.</w:t>
      </w:r>
    </w:p>
    <w:p w14:paraId="652EC1CF" w14:textId="77777777" w:rsidR="00297C5A" w:rsidRPr="00403717" w:rsidRDefault="00297C5A" w:rsidP="00297C5A">
      <w:pPr>
        <w:pStyle w:val="Heading2"/>
        <w:keepNext w:val="0"/>
        <w:keepLines w:val="0"/>
        <w:rPr>
          <w:b/>
          <w:color w:val="000000" w:themeColor="text1"/>
          <w:sz w:val="34"/>
          <w:szCs w:val="34"/>
          <w:lang w:eastAsia="zh-CN"/>
        </w:rPr>
      </w:pPr>
      <w:bookmarkStart w:id="21" w:name="_qsbv1infijhu"/>
      <w:bookmarkEnd w:id="21"/>
      <w:r w:rsidRPr="00403717">
        <w:rPr>
          <w:b/>
          <w:color w:val="000000" w:themeColor="text1"/>
          <w:sz w:val="34"/>
          <w:szCs w:val="34"/>
          <w:lang w:eastAsia="zh-CN"/>
        </w:rPr>
        <w:t>4</w:t>
      </w:r>
      <w:commentRangeStart w:id="22"/>
      <w:commentRangeStart w:id="23"/>
      <w:r w:rsidRPr="00403717">
        <w:rPr>
          <w:b/>
          <w:color w:val="000000" w:themeColor="text1"/>
          <w:sz w:val="34"/>
          <w:szCs w:val="34"/>
        </w:rPr>
        <w:t xml:space="preserve">. </w:t>
      </w:r>
      <w:r w:rsidRPr="00403717">
        <w:rPr>
          <w:b/>
          <w:color w:val="000000" w:themeColor="text1"/>
          <w:sz w:val="34"/>
          <w:szCs w:val="34"/>
          <w:lang w:eastAsia="zh-CN"/>
        </w:rPr>
        <w:t>Two Case Studies</w:t>
      </w:r>
      <w:commentRangeEnd w:id="22"/>
      <w:r w:rsidRPr="00403717">
        <w:rPr>
          <w:rStyle w:val="CommentReference"/>
          <w:color w:val="000000" w:themeColor="text1"/>
        </w:rPr>
        <w:commentReference w:id="22"/>
      </w:r>
      <w:commentRangeEnd w:id="23"/>
      <w:r w:rsidRPr="00403717">
        <w:rPr>
          <w:rStyle w:val="CommentReference"/>
          <w:color w:val="000000" w:themeColor="text1"/>
        </w:rPr>
        <w:commentReference w:id="23"/>
      </w:r>
    </w:p>
    <w:p w14:paraId="4DCE1404" w14:textId="77777777" w:rsidR="00297C5A" w:rsidRPr="00403717" w:rsidRDefault="00297C5A" w:rsidP="00297C5A">
      <w:pPr>
        <w:spacing w:before="240" w:after="240"/>
        <w:rPr>
          <w:strike/>
          <w:color w:val="000000" w:themeColor="text1"/>
        </w:rPr>
      </w:pPr>
      <w:r w:rsidRPr="00403717">
        <w:rPr>
          <w:color w:val="000000" w:themeColor="text1"/>
          <w:lang w:eastAsia="zh-CN"/>
        </w:rPr>
        <w:t>To examine the feasibility of our framework, we design two case studies. The first study attempts to address a thorny</w:t>
      </w:r>
      <w:r w:rsidRPr="00403717">
        <w:rPr>
          <w:color w:val="000000" w:themeColor="text1"/>
        </w:rPr>
        <w:t xml:space="preserve"> question </w:t>
      </w:r>
      <w:r w:rsidRPr="00403717">
        <w:rPr>
          <w:color w:val="000000" w:themeColor="text1"/>
          <w:lang w:eastAsia="zh-CN"/>
        </w:rPr>
        <w:t>in current AI companion research</w:t>
      </w:r>
      <w:r w:rsidRPr="00403717">
        <w:rPr>
          <w:color w:val="000000" w:themeColor="text1"/>
        </w:rPr>
        <w:t xml:space="preserve">: </w:t>
      </w:r>
      <w:commentRangeStart w:id="24"/>
      <w:commentRangeStart w:id="25"/>
      <w:r w:rsidRPr="00403717">
        <w:rPr>
          <w:bCs/>
          <w:color w:val="000000" w:themeColor="text1"/>
        </w:rPr>
        <w:t xml:space="preserve">Can </w:t>
      </w:r>
      <w:r w:rsidRPr="00403717">
        <w:rPr>
          <w:bCs/>
          <w:color w:val="000000" w:themeColor="text1"/>
          <w:lang w:eastAsia="zh-CN"/>
        </w:rPr>
        <w:t>AI brokers help improve well-being of users yet not result in over-reliance of AI agents through facilitating online conversations between humans</w:t>
      </w:r>
      <w:r w:rsidRPr="00403717">
        <w:rPr>
          <w:bCs/>
          <w:color w:val="000000" w:themeColor="text1"/>
        </w:rPr>
        <w:t>?</w:t>
      </w:r>
      <w:commentRangeEnd w:id="24"/>
      <w:r w:rsidRPr="00403717">
        <w:rPr>
          <w:rStyle w:val="CommentReference"/>
          <w:bCs/>
          <w:color w:val="000000" w:themeColor="text1"/>
        </w:rPr>
        <w:commentReference w:id="24"/>
      </w:r>
      <w:commentRangeEnd w:id="25"/>
      <w:r w:rsidRPr="00403717">
        <w:rPr>
          <w:rStyle w:val="CommentReference"/>
          <w:bCs/>
          <w:color w:val="000000" w:themeColor="text1"/>
        </w:rPr>
        <w:commentReference w:id="25"/>
      </w:r>
      <w:r w:rsidRPr="00403717">
        <w:rPr>
          <w:bCs/>
          <w:color w:val="000000" w:themeColor="text1"/>
          <w:lang w:eastAsia="zh-CN"/>
        </w:rPr>
        <w:t xml:space="preserve"> And the second study attempts to design a network-based intervention where opposing groups can learn from each other efficiently.</w:t>
      </w:r>
    </w:p>
    <w:p w14:paraId="75E2B3EB" w14:textId="77777777" w:rsidR="00297C5A" w:rsidRPr="00403717" w:rsidRDefault="00297C5A" w:rsidP="00297C5A">
      <w:pPr>
        <w:pStyle w:val="Heading2"/>
        <w:keepNext w:val="0"/>
        <w:keepLines w:val="0"/>
        <w:rPr>
          <w:b/>
          <w:color w:val="000000" w:themeColor="text1"/>
          <w:sz w:val="34"/>
          <w:szCs w:val="34"/>
          <w:lang w:eastAsia="zh-CN"/>
        </w:rPr>
      </w:pPr>
      <w:bookmarkStart w:id="26" w:name="_bpc3pbglqiz9"/>
      <w:bookmarkStart w:id="27" w:name="_Hlk211879551"/>
      <w:bookmarkEnd w:id="26"/>
      <w:r w:rsidRPr="00403717">
        <w:rPr>
          <w:b/>
          <w:color w:val="000000" w:themeColor="text1"/>
          <w:sz w:val="34"/>
          <w:szCs w:val="34"/>
          <w:lang w:eastAsia="zh-CN"/>
        </w:rPr>
        <w:t>4.1</w:t>
      </w:r>
      <w:r w:rsidRPr="00403717">
        <w:rPr>
          <w:b/>
          <w:color w:val="000000" w:themeColor="text1"/>
          <w:sz w:val="34"/>
          <w:szCs w:val="34"/>
        </w:rPr>
        <w:t xml:space="preserve"> Study 1: </w:t>
      </w:r>
      <w:r w:rsidRPr="00403717">
        <w:rPr>
          <w:b/>
          <w:color w:val="000000" w:themeColor="text1"/>
          <w:sz w:val="34"/>
          <w:szCs w:val="34"/>
          <w:lang w:eastAsia="zh-CN"/>
        </w:rPr>
        <w:t>AI agents as brokers in socializing</w:t>
      </w:r>
    </w:p>
    <w:p w14:paraId="151D2FBE" w14:textId="77777777" w:rsidR="00297C5A" w:rsidRPr="00403717" w:rsidRDefault="00297C5A" w:rsidP="00297C5A">
      <w:pPr>
        <w:spacing w:before="240" w:after="240"/>
        <w:rPr>
          <w:bCs/>
          <w:color w:val="000000" w:themeColor="text1"/>
          <w:lang w:eastAsia="zh-CN"/>
        </w:rPr>
      </w:pPr>
      <w:r w:rsidRPr="00403717">
        <w:rPr>
          <w:bCs/>
          <w:color w:val="000000" w:themeColor="text1"/>
          <w:lang w:eastAsia="zh-CN"/>
        </w:rPr>
        <w:t xml:space="preserve">The question of Study 1 lays at the intersection of two threads of research. On the one hand, AI companions are proven to be effective in providing emotional support and reducing loneliness </w:t>
      </w:r>
      <w:r w:rsidRPr="00403717">
        <w:rPr>
          <w:color w:val="000000" w:themeColor="text1"/>
        </w:rPr>
        <w:lastRenderedPageBreak/>
        <w:fldChar w:fldCharType="begin"/>
      </w:r>
      <w:r w:rsidRPr="00403717">
        <w:rPr>
          <w:bCs/>
          <w:color w:val="000000" w:themeColor="text1"/>
          <w:lang w:eastAsia="zh-CN"/>
        </w:rPr>
        <w:instrText xml:space="preserve"> ADDIN ZOTERO_ITEM CSL_CITATION {"citationID":"QshwzBjj","properties":{"formattedCitation":"(De Freitas, O\\uc0\\u287{}uz-U\\uc0\\u287{}uralp, et al., 2025; Hecht et al., 2025; Sharma et al., 2023)","plainCitation":"(De Freitas, Oğuz-Uğuralp, et al., 2025; Hecht et al., 2025; Sharma et al., 2023)","noteIndex":0},"citationItems":[{"id":7394,"uris":["http://zotero.org/users/7140837/items/VUSDKKJG"],"itemData":{"id":7394,"type":"article-journal","abstract":"Abstract. Chatbots are now able to engage in sophisticated conversations with consumers in the domain of relationships, providing a potential coping soluti","container-title":"Journal of Consumer Research","language":"en","source":"academic.oup.com","title":"AI companions reduce loneliness","URL":"https://dx.doi.org/10.1093/jcr/ucaf040","author":[{"family":"De Freitas","given":"Julian"},{"family":"Oğuz-Uğuralp","given":"Zeliha"},{"family":"Uğuralp","given":"Ahmet Kaan"},{"family":"Puntoni","given":"Stefano"}],"accessed":{"date-parts":[["2025",8,12]]},"issued":{"date-parts":[["2025"]]}}},{"id":18087,"uris":["http://zotero.org/users/7140837/items/PGPU2LUD"],"itemData":{"id":18087,"type":"article-journal","abstract":"Many behavioral science-based interventions, such as nudges and so-called psychologically wise interventions, seek to improve people’s lives by using words to shift them toward helpful perspectives and behaviors. Large language models (LLMs) such as OpenAI’s GPT models or Google’s Gemini have the potential to revolutionize these interventions by making them more personalized, scalable, and cost-effective. This article describes how three groups of people—designers of interventions, intermediaries who interact with the intended beneficiaries, and the intended beneficiaries themselves—might use LLMs and identifies potential benefits and risks of those uses for the intended beneficiaries of interventions. We hypothesize that the potential benefits and risks are lowest when designers interact with LLMs, higher when intermediaries interact, and highest when the intended beneficiaries interact directly. We provide suggestions for mitigating the risks so that policymakers can safely deliver on the promise of LLMs.","container-title":"Behavioral Science &amp; Policy","DOI":"10.1177/23794607251344698","ISSN":"2379-4607, 2379-4615","issue":"1","journalAbbreviation":"Behavioral Science &amp; Policy","language":"en","page":"1-9","source":"DOI.org (Crossref)","title":"Using large language models in behavioral science interventions: Promise &amp; risk","title-short":"Using large language models in behavioral science interventions","volume":"11","author":[{"family":"Hecht","given":"Cameron A."},{"family":"Ong","given":"Desmond C."},{"family":"Clapper","given":"Margarett"},{"family":"Jones","given":"Michaela"},{"family":"Demszky","given":"Dorottya"},{"family":"Yang","given":"Diyi"},{"family":"Eichstaedt","given":"Johannes C."},{"family":"Bryan","given":"Christopher J."},{"family":"Yeager","given":"David S."}],"issued":{"date-parts":[["2025",4]]}}},{"id":18082,"uris":["http://zotero.org/users/7140837/items/QHE862U7"],"itemData":{"id":18082,"type":"article-journal","container-title":"Nature Machine Intelligence","DOI":"10.1038/s42256-022-00593-2","ISSN":"2522-5839","issue":"1","journalAbbreviation":"Nat Mach Intell","language":"en","page":"46-57","source":"DOI.org (Crossref)","title":"Human–AI collaboration enables more empathic conversations in text-based peer-to-peer mental health support","volume":"5","author":[{"family":"Sharma","given":"Ashish"},{"family":"Lin","given":"Inna W."},{"family":"Miner","given":"Adam S."},{"family":"Atkins","given":"David C."},{"family":"Althoff","given":"Tim"}],"issued":{"date-parts":[["2023",1,23]]}}}],"schema":"https://github.com/citation-style-language/schema/raw/master/csl-citation.json"} </w:instrText>
      </w:r>
      <w:r w:rsidRPr="00403717">
        <w:rPr>
          <w:color w:val="000000" w:themeColor="text1"/>
        </w:rPr>
        <w:fldChar w:fldCharType="separate"/>
      </w:r>
      <w:r w:rsidRPr="00403717">
        <w:rPr>
          <w:color w:val="000000" w:themeColor="text1"/>
          <w:szCs w:val="24"/>
          <w:lang w:val="en-US"/>
        </w:rPr>
        <w:t>(De Freitas, Oğuz-Uğuralp, et al., 2025; Hecht et al., 2025; Sharma et al., 2023)</w:t>
      </w:r>
      <w:r w:rsidRPr="00403717">
        <w:rPr>
          <w:color w:val="000000" w:themeColor="text1"/>
        </w:rPr>
        <w:fldChar w:fldCharType="end"/>
      </w:r>
      <w:r w:rsidRPr="00403717">
        <w:rPr>
          <w:bCs/>
          <w:color w:val="000000" w:themeColor="text1"/>
          <w:lang w:eastAsia="zh-CN"/>
        </w:rPr>
        <w:t xml:space="preserve">, yet their lack of real social embeddedness can easily lead to over-dependence and disconnection to the real world </w:t>
      </w:r>
      <w:r w:rsidRPr="00403717">
        <w:rPr>
          <w:color w:val="000000" w:themeColor="text1"/>
        </w:rPr>
        <w:fldChar w:fldCharType="begin"/>
      </w:r>
      <w:r w:rsidRPr="00403717">
        <w:rPr>
          <w:bCs/>
          <w:color w:val="000000" w:themeColor="text1"/>
          <w:lang w:eastAsia="zh-CN"/>
        </w:rPr>
        <w:instrText xml:space="preserve"> ADDIN ZOTERO_ITEM CSL_CITATION {"citationID":"6cCnjHZ7","properties":{"formattedCitation":"(Ben-Zion, 2025; Smith et al., 2025; Zhang et al., 2025)","plainCitation":"(Ben-Zion, 2025; Smith et al., 2025; Zhang et al., 2025)","noteIndex":0},"citationItems":[{"id":17615,"uris":["http://zotero.org/users/7140837/items/MA7GME7J"],"itemData":{"id":17615,"type":"article-journal","abstract":"Virtual chatbots that simulate conversations with famous actors or sci-fi characters can have real-world consequences.","container-title":"Nature","DOI":"10.1038/d41586-025-02031-w","ISSN":"1476-4687","issue":"8070","language":"en","license":"2025 Springer Nature Limited","note":"Bandiera_abtest: a\nCg_type: World View\npublisher: Nature Publishing Group\nSubject_term: Computer science, Human behaviour, Policy","page":"9-9","source":"www.nature.com","title":"Why we need mandatory safeguards for emotionally responsive AI","volume":"643","author":[{"family":"Ben-Zion","given":"Ziv"}],"issued":{"date-parts":[["2025",7,1]]}}},{"id":7381,"uris":["http://zotero.org/users/7140837/items/8597V5SJ"],"itemData":{"id":7381,"type":"article-journal","abstract":"The development of generative artificial intelligence capable of sustaining complex conversations has created a burgeoning market for companion chatbots promising social and emotional connection. The appeal of these products raises questions about whether chatbots can fulfill the functions of close relationships. Proponents argue that relationships with chatbots can be as meaningful as relationships between humans, whereas critics argue they are a dangerous distraction from genuine connections. This analysis applies theoretical tools from more than 50 years of research on close relationships to evaluate the extent to which human–chatbot interactions meet the definition of and fulfill the functions of close relationships. Interactions between humans and chatbots do possess some characteristic features of close relationships: Humans and chatbots can influence each other and engage in frequent and diverse conversations over time. Chatbots can be responsive in ways humans perceive as supportive, generating feelings of connection and opportunities for growth. Yet because chatbots make only superficial requests of their users, relationships with them cannot provide the benefits of negotiating with and sacrificing for a partner and may reinforce undesirable behaviors. Research that attends to the characteristics of users, chatbots, and their interactions will be crucial for identifying for whom these relationships will be beneficial or harmful.","container-title":"Perspectives on Psychological Science","DOI":"10.1177/17456916251351306","ISSN":"1745-6916","journalAbbreviation":"Perspect Psychol Sci","language":"EN","note":"publisher: SAGE Publications Inc","page":"17456916251351306","source":"SAGE Journals","title":"Can generative AI chatbots emulate human connection? A relationship science perspective","title-short":"Can generative AI chatbots emulate human connection?","author":[{"family":"Smith","given":"Molly G."},{"family":"Bradbury","given":"Thomas N."},{"family":"Karney","given":"Benjamin R."}],"issued":{"date-parts":[["2025",7,31]]}}},{"id":7382,"uris":["http://zotero.org/users/7140837/items/G38TQ3BX"],"itemData":{"id":7382,"type":"article","abstract":"As large language models (LLMs)-enhanced chatbots grow increasingly expressive and socially responsive, many users are beginning to form companionship-like bonds with them, particularly with simulated AI partners designed to mimic emotionally attuned interlocutors. These emerging AI companions raise critical questions: Can such systems fulfill social needs typically met by human relationships? How do they shape psychological well-being? And what new risks arise as users develop emotional ties to non-human agents? This study investigates how people interact with AI companions, especially simulated partners on Character.AI, and how this use is associated with users’ psychological well-being. We analyzed survey data from 1,131 users and 4,363 chat sessions (413,509 messages) donated by 244 participants, focusing on three dimensions of use: nature of the interaction, interaction intensity, and self-disclosure. By triangulating self-reports primary motivation, open-ended relationship descriptions, and annotated chat transcripts, we identify patterns in how users engage with AI companions and its associations with well-being. Findings suggest that people with smaller social networks are more likely to turn to chatbots for companionship, but that companionship-oriented chatbot usage is consistently associated with lower well-being, particularly when people use the chatbots more intensively, engage in higher levels of self-disclosure, and lack strong human social support. Even though some people turn to chatbots to fulfill social needs, these uses of chatbots do not fully substitute for human connection. As a result, the psychological benefits may be limited, and the relationship could pose risks for more socially isolated or emotionally vulnerable users.","DOI":"10.48550/arXiv.2506.12605","language":"en","note":"arXiv:2506.12605 [cs]","number":"arXiv:2506.12605","publisher":"arXiv","source":"arXiv.org","title":"The rise of AI companions: How human-chatbot relationships influence well-being","title-short":"The rise of AI companions","URL":"http://arxiv.org/abs/2506.12605","author":[{"family":"Zhang","given":"Yutong"},{"family":"Zhao","given":"Dora"},{"family":"Hancock","given":"Jeffrey T."},{"family":"Kraut","given":"Robert"},{"family":"Yang","given":"Diyi"}],"accessed":{"date-parts":[["2025",8,14]]},"issued":{"date-parts":[["2025",6,17]]}}}],"schema":"https://github.com/citation-style-language/schema/raw/master/csl-citation.json"}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(Ben-Zion, 2025; Smith et al., 2025; Zhang et al., 2025)</w:t>
      </w:r>
      <w:r w:rsidRPr="00403717">
        <w:rPr>
          <w:color w:val="000000" w:themeColor="text1"/>
        </w:rPr>
        <w:fldChar w:fldCharType="end"/>
      </w:r>
      <w:r w:rsidRPr="00403717">
        <w:rPr>
          <w:bCs/>
          <w:color w:val="000000" w:themeColor="text1"/>
          <w:lang w:eastAsia="zh-CN"/>
        </w:rPr>
        <w:t xml:space="preserve">. On the other hand, interpersonal conversation is proven to be a simple yet effective way to reduce loneliness and improve happiness </w:t>
      </w:r>
      <w:r w:rsidRPr="00403717">
        <w:rPr>
          <w:color w:val="000000" w:themeColor="text1"/>
        </w:rPr>
        <w:fldChar w:fldCharType="begin"/>
      </w:r>
      <w:r w:rsidRPr="00403717">
        <w:rPr>
          <w:bCs/>
          <w:color w:val="000000" w:themeColor="text1"/>
          <w:lang w:eastAsia="zh-CN"/>
        </w:rPr>
        <w:instrText xml:space="preserve"> ADDIN ZOTERO_ITEM CSL_CITATION {"citationID":"QwWqpbwC","properties":{"formattedCitation":"(Epley &amp; Schroeder, 2014; Folk &amp; Dunn, 2023; Gunaydin et al., 2021; Sandstrom et al., 2022; Sandstrom &amp; Boothby, 2021; Sandstrom &amp; Dunn, 2014)","plainCitation":"(Epley &amp; Schroeder, 2014; Folk &amp; Dunn, 2023; Gunaydin et al., 2021; Sandstrom et al., 2022; Sandstrom &amp; Boothby, 2021; Sandstrom &amp; Dunn, 2014)","noteIndex":0},"citationItems":[{"id":18438,"uris":["http://zotero.org/users/7140837/items/EHUAX8MB"],"itemData":{"id":18438,"type":"article-journal","abstract":"Connecting with others increases happiness, but strangers in close proximity routinely ignore each other. Why? Two reasons seem likely: Either solitude is a more positive experience than interacting with strangers, or people misunderstand the consequences of distant social connections. To examine the experience of connecting to strangers, we instructed commuters on trains and buses to connect with a stranger near them, to remain disconnected, or to commute as normal (Experiments 1a and 2a). In both contexts, participants reported a more positive (and no less productive) experience when they connected than when they did not. Separate participants in each context, however, expected precisely the opposite outcome, predicting a more positive experience in solitude (Experiments 1b and 2b). This mistaken preference for solitude stems partly from underestimating others’ interest in connecting (Experiments 3a and 3b), which in turn keeps people from learning the actual consequences of social interaction (Experiments 4a and 4b). The pleasure of connection seems contagious: In a laboratory waiting room, participants who were talked to had equally positive experiences as those instructed to talk (Experiment 5). Human beings are social animals. Those who misunderstand the consequences of social interactions may not, in at least some contexts, be social enough for their own well-being.","container-title":"Journal of Experimental Psychology: General","DOI":"10.1037/a0037323","ISSN":"1939-2222, 0096-3445","issue":"5","journalAbbreviation":"Journal of Experimental Psychology: General","language":"en","page":"1980-1999","source":"DOI.org (Crossref)","title":"Mistakenly seeking solitude.","volume":"143","author":[{"family":"Epley","given":"Nicholas"},{"family":"Schroeder","given":"Juliana"}],"issued":{"date-parts":[["2014",10]]}}},{"id":18448,"uris":["http://zotero.org/users/7140837/items/3C5RXFQM"],"itemData":{"id":18448,"type":"article-journal","abstract":"Two sufficiently powered, pre-registered studies suggest that writing messages of gratitude provides a short-term increase in PA. Other well-powered studies suggest that writing gratitude letters may be a hit-or-miss strategy for increasing happiness, but we found consistent evidence that people in diverse cultural contexts benefit from making gratitude lists. Taken together, there is reasonably solid evidence that gratitude practices can increase mood, at least temporarily.","container-title":"Nature Human Behaviour","DOI":"10.1038/s41562-023-01651-4","ISSN":"2397-3374","issue":"10","journalAbbreviation":"Nat Hum Behav","language":"en","page":"1697-1707","source":"DOI.org (Crossref)","title":"A systematic review of the strength of evidence for the most commonly recommended happiness strategies in mainstream media","volume":"7","author":[{"family":"Folk","given":"Dunigan"},{"family":"Dunn","given":"Elizabeth"}],"issued":{"date-parts":[["2023",7,20]]}}},{"id":18444,"uris":["http://zotero.org/users/7140837/items/GSKSCFKF"],"itemData":{"id":18444,"type":"article-journal","abstract":"Past empirical work has repeatedly revealed that positive social interactions including expressing gratitude and socializing are associated with greater happiness. However, this work predominantly focused on prolonged interactions with close relationship partners. Only a few studies demonstrated hedonic benefits of forming social connections with strangers. The present research investigated whether minimal social interactions with strangers—just taking a moment to greet, thank, and express good wishes to strangers—contribute to happiness of individuals who initiate these interactions. Study 1 (N = 856) provided correlational evidence that commuters who reported engaging in minimal positive social interactions with shuttle drivers experienced greater subjective well-being (life satisfaction and positive affect). Moreover, hedonic benefits of positive social interactions went beyond relatively more neutral social interactions, Big-Five personality factors, and age, speaking to the robustness of the effect. Study 2 (N = 265) provided experimental evidence that commuters who greeted, thanked, or expressed good wishes to shuttle drivers experienced greater momentary positive affect than those who did not speak with drivers. These findings add to the burgeoning literature on hedonic benefits of interacting with strangers by showing that even very minimal social interactions with strangers contribute to subjective well-being in everyday life.","container-title":"Journal of Happiness Studies","DOI":"10.1007/s10902-020-00298-6","ISSN":"1573-7780","issue":"4","journalAbbreviation":"J Happiness Stud","language":"en","page":"1839-1853","source":"Springer Link","title":"Minimal Social Interactions with Strangers Predict Greater Subjective Well-Being","volume":"22","author":[{"family":"Gunaydin","given":"Gul"},{"family":"Oztekin","given":"Hazal"},{"family":"Karabulut","given":"Deniz Hazal"},{"family":"Salman-Engin","given":"Selin"}],"issued":{"date-parts":[["2021",4,1]]}}},{"id":18443,"uris":["http://zotero.org/users/7140837/items/7IG6B6ZG"],"itemData":{"id":18443,"type":"article-journal","abstract":"Although people derive substantial benefit from social connection, they often refrain from talking to strangers because they have pessimistic expectations about how such conversations will go (e.g., they believe they will be rejected or not know what to say). Previous research has attempted but failed to get people to realize that their concerns about talking to strangers are overblown. To reduce people's fears, we developed an intervention in which participants played a week-long scavenger hunt game that involved repeatedly finding, approaching, and talking to strangers. Compared to controls, this minimal, easily replicable treatment made people less pessimistic about the possibility of rejection and more optimistic about their conversational ability—and these benefits persisted for at least a week after the study ended. Daily reports revealed that people's expectations grew more positive and accurate by the day, emphasizing the importance of repeated experience in improving people's attitudes towards talking with strangers.","container-title":"Journal of Experimental Social Psychology","DOI":"10.1016/j.jesp.2022.104356","ISSN":"0022-1031","journalAbbreviation":"Journal of Experimental Social Psychology","page":"104356","source":"ScienceDirect","title":"Talking to strangers: A week-long intervention reduces psychological barriers to social connection","title-short":"Talking to strangers","volume":"102","author":[{"family":"Sandstrom","given":"Gillian M."},{"family":"Boothby","given":"Erica J."},{"family":"Cooney","given":"Gus"}],"issued":{"date-parts":[["2022",9,1]]}}},{"id":18441,"uris":["http://zotero.org/users/7140837/items/Q3QBVBK5"],"itemData":{"id":18441,"type":"article-journal","abstract":"People are often reluctant to talk to strangers, despite the fact that they are happier when they do so. We investigate this apparent paradox, meta-analyzing pre-conversation predictions and post-conversation experiences across seven studies (N = 2304). We examine: fears of not enjoying the conversation, not liking one’s partner, and lacking conversational skills; fears of the partner not enjoying the conversation, not liking oneself, and lacking conversational skills. We examine the relative strength of these fears, and show that the fears are related to talking behavior. We report evidence that people’s fears are overblown. Finally, we report two interventions designed to reduce fears: conversation tips, and the experience of a pleasant conversation. Ultimately, this research shows that conversations go better than expected.","container-title":"Self and Identity","DOI":"10.1080/15298868.2020.1816568","ISSN":"1529-8868","issue":"1","note":"publisher: Routledge\n_eprint: https://doi.org/10.1080/15298868.2020.1816568","page":"47-71","source":"Taylor and Francis+NEJM","title":"Why do people avoid talking to strangers? A mini meta-analysis of predicted fears and actual experiences talking to a stranger","title-short":"Why do people avoid talking to strangers?","volume":"20","author":[{"family":"Sandstrom","given":"Gillian M."},{"family":"Boothby","given":"Erica J."}],"issued":{"date-parts":[["2021",1,2]]}}},{"id":2352,"uris":["http://zotero.org/users/7140837/items/A7X3XDAJ"],"itemData":{"id":2352,"type":"article-journal","abstract":"Although we interact with a wide network of people on a daily basis, the social psychology literature has primarily focused on interactions with close friends and family. The present research tested whether subjective well-being is related not only to interactions with these strong ties but also to interactions with weak social ties (i.e., acquaintances). In Study 1, students experienced greater happiness and greater feelings of belonging on days when they interacted with more classmates than usual. Broadening the scope in Studies 2A and 2B to include all daily interactions (with both strong and weak ties), we again found that weak ties are related to social and emotional well-being. The current results highlight the power of weak ties, suggesting that even social interactions with the more peripheral members of our social networks contribute to our well-being. © 2014 by the Society for Personality and Social Psychology, Inc.","container-title":"Personality and Social Psychology Bulletin","DOI":"10.1177/0146167214529799","issue":"7","language":"en","note":"publisher: SAGE Publications Inc.","page":"910-922","title":"Social interactions and well-being: the surprising power of weak ties","volume":"40","author":[{"family":"Sandstrom","given":"Gillian M."},{"family":"Dunn","given":"Elizabeth W."}],"issued":{"date-parts":[["2014"]]}}}],"schema":"https://github.com/citation-style-language/schema/raw/master/csl-citation.json"}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(Epley &amp; Schroeder, 2014; Folk &amp; Dunn, 2023; Gunaydin et al., 2021; Sandstrom et al., 2022; Sandstrom &amp; Boothby, 2021; Sandstrom &amp; Dunn, 2014)</w:t>
      </w:r>
      <w:r w:rsidRPr="00403717">
        <w:rPr>
          <w:color w:val="000000" w:themeColor="text1"/>
        </w:rPr>
        <w:fldChar w:fldCharType="end"/>
      </w:r>
      <w:r w:rsidRPr="00403717">
        <w:rPr>
          <w:bCs/>
          <w:color w:val="000000" w:themeColor="text1"/>
          <w:lang w:eastAsia="zh-CN"/>
        </w:rPr>
        <w:t xml:space="preserve">, yet it is hard to occur naturally due to humans’ systematic undersociality bias </w:t>
      </w:r>
      <w:r w:rsidRPr="00403717">
        <w:rPr>
          <w:color w:val="000000" w:themeColor="text1"/>
        </w:rPr>
        <w:fldChar w:fldCharType="begin"/>
      </w:r>
      <w:r w:rsidRPr="00403717">
        <w:rPr>
          <w:bCs/>
          <w:color w:val="000000" w:themeColor="text1"/>
          <w:lang w:eastAsia="zh-CN"/>
        </w:rPr>
        <w:instrText xml:space="preserve"> ADDIN ZOTERO_ITEM CSL_CITATION {"citationID":"JoxP76WX","properties":{"formattedCitation":"(Epley et al., 2022)","plainCitation":"(Epley et al., 2022)","noteIndex":0},"citationItems":[{"id":457,"uris":["http://zotero.org/users/7140837/items/2WTCJSL6"],"itemData":{"id":457,"type":"article-journal","container-title":"Trends in Cognitive Sciences","DOI":"10.1016/j.tics.2022.02.007","ISSN":"13646613","issue":"5","journalAbbreviation":"Trends in Cognitive Sciences","language":"en","page":"406-418","source":"DOI.org (Crossref)","title":"Undersociality: miscalibrated social cognition can inhibit social connection","title-short":"Undersociality","volume":"26","author":[{"family":"Epley","given":"Nicholas"},{"family":"Kardas","given":"Michael"},{"family":"Zhao","given":"Xuan"},{"family":"Atir","given":"Stav"},{"family":"Schroeder","given":"Juliana"}],"issued":{"date-parts":[["2022",5]]}}}],"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(Epley et al., 2022)</w:t>
      </w:r>
      <w:r w:rsidRPr="00403717">
        <w:rPr>
          <w:color w:val="000000" w:themeColor="text1"/>
        </w:rPr>
        <w:fldChar w:fldCharType="end"/>
      </w:r>
      <w:r w:rsidRPr="00403717">
        <w:rPr>
          <w:bCs/>
          <w:color w:val="000000" w:themeColor="text1"/>
          <w:lang w:eastAsia="zh-CN"/>
        </w:rPr>
        <w:t xml:space="preserve">. </w:t>
      </w:r>
    </w:p>
    <w:p w14:paraId="1BBD38C2" w14:textId="77777777" w:rsidR="00297C5A" w:rsidRPr="00403717" w:rsidRDefault="00297C5A" w:rsidP="00297C5A">
      <w:pPr>
        <w:spacing w:before="240" w:after="240"/>
        <w:rPr>
          <w:bCs/>
          <w:color w:val="000000" w:themeColor="text1"/>
          <w:lang w:eastAsia="zh-CN"/>
        </w:rPr>
      </w:pPr>
      <w:r w:rsidRPr="00403717">
        <w:rPr>
          <w:bCs/>
          <w:color w:val="000000" w:themeColor="text1"/>
          <w:lang w:eastAsia="zh-CN"/>
        </w:rPr>
        <w:t xml:space="preserve">Here we propose a possibility that instead of being the primary provider of emotional support or target of attachment, AI agents can help improve human users’ happiness without over-dependence by facilitating conversations among humans. First, by cultivating rapport </w:t>
      </w:r>
      <w:r w:rsidRPr="00403717">
        <w:rPr>
          <w:color w:val="000000" w:themeColor="text1"/>
        </w:rPr>
        <w:fldChar w:fldCharType="begin"/>
      </w:r>
      <w:r w:rsidRPr="00403717">
        <w:rPr>
          <w:bCs/>
          <w:color w:val="000000" w:themeColor="text1"/>
          <w:lang w:eastAsia="zh-CN"/>
        </w:rPr>
        <w:instrText xml:space="preserve"> ADDIN ZOTERO_ITEM CSL_CITATION {"citationID":"xga87nbv","properties":{"formattedCitation":"(Gremler &amp; Gwinner, 2000; Macintosh, 2009)","plainCitation":"(Gremler &amp; Gwinner, 2000; Macintosh, 2009)","noteIndex":0},"citationItems":[{"id":18611,"uris":["http://zotero.org/users/7140837/items/IT3RQTID"],"itemData":{"id":18611,"type":"article-journal","abstract":"Relationships are an important aspect of doing business, and few businesses can survive without establishing solid relationships with their customers. Although the marketing literature suggests that personal relationships can be important to service firms, little specificity has been provided as to which relational aspects should receive attention. In this study, the authors examine one specific aspect of customer-employee relationships, rapport, that they believe may be particularly salient in service businesses characterized by a high amount of interpersonal interactions. Rapport has received relatively little attention in the marketing literature; the goal of this study is to fill this gap in the literature. In two different service contexts, the authors find support for two empirically distinct dimensions of rapport. They also find a positive relationship between these dimensions and satisfaction, loyalty intent, and word-of-mouth communication. They conclude by suggesting future research directions for further academic inquiry of rapport in service contexts.","container-title":"Journal of Service Research","DOI":"10.1177/109467050031006","ISSN":"1094-6705","issue":"1","language":"EN","note":"publisher: SAGE Publications Inc","page":"82-104","source":"SAGE Journals","title":"Customer-Employee Rapport in Service Relationships","volume":"3","author":[{"family":"Gremler","given":"Dwayne D."},{"family":"Gwinner","given":"Kevin P."}],"issued":{"date-parts":[["2000",8,1]]}}},{"id":18609,"uris":["http://zotero.org/users/7140837/items/DWV792EX"],"itemData":{"id":18609,"type":"article-journal","abstract":"This research seeks to test a model examining the antecedents and outcomes of interpersonal rapport in a professional service context. The four antecedents examined are familiarity, mutual self</w:instrText>
      </w:r>
      <w:r w:rsidRPr="00403717">
        <w:rPr>
          <w:rFonts w:hint="eastAsia"/>
          <w:bCs/>
          <w:color w:val="000000" w:themeColor="text1"/>
          <w:lang w:eastAsia="zh-CN"/>
        </w:rPr>
        <w:instrText>‐</w:instrText>
      </w:r>
      <w:r w:rsidRPr="00403717">
        <w:rPr>
          <w:bCs/>
          <w:color w:val="000000" w:themeColor="text1"/>
          <w:lang w:eastAsia="zh-CN"/>
        </w:rPr>
        <w:instrText>disclosure, extras, and common grounding, and the outcomes examined are trust, satisfaction, and word</w:instrText>
      </w:r>
      <w:r w:rsidRPr="00403717">
        <w:rPr>
          <w:rFonts w:hint="eastAsia"/>
          <w:bCs/>
          <w:color w:val="000000" w:themeColor="text1"/>
          <w:lang w:eastAsia="zh-CN"/>
        </w:rPr>
        <w:instrText>‐</w:instrText>
      </w:r>
      <w:r w:rsidRPr="00403717">
        <w:rPr>
          <w:bCs/>
          <w:color w:val="000000" w:themeColor="text1"/>
          <w:lang w:eastAsia="zh-CN"/>
        </w:rPr>
        <w:instrText>of</w:instrText>
      </w:r>
      <w:r w:rsidRPr="00403717">
        <w:rPr>
          <w:rFonts w:hint="eastAsia"/>
          <w:bCs/>
          <w:color w:val="000000" w:themeColor="text1"/>
          <w:lang w:eastAsia="zh-CN"/>
        </w:rPr>
        <w:instrText>‐</w:instrText>
      </w:r>
      <w:r w:rsidRPr="00403717">
        <w:rPr>
          <w:bCs/>
          <w:color w:val="000000" w:themeColor="text1"/>
          <w:lang w:eastAsia="zh-CN"/>
        </w:rPr>
        <w:instrText>mouth communication.The study employs a survey methodology to obtain the opinions of 121 dental patients regarding their relationships with dental professionals. The hypothesized relationships in the model were tested using structural equation modeling (SEM).The research findings indicated that all four antecedents were positively related to rapport. Rapport was also found to be related to customer satisfaction and word</w:instrText>
      </w:r>
      <w:r w:rsidRPr="00403717">
        <w:rPr>
          <w:rFonts w:hint="eastAsia"/>
          <w:bCs/>
          <w:color w:val="000000" w:themeColor="text1"/>
          <w:lang w:eastAsia="zh-CN"/>
        </w:rPr>
        <w:instrText>‐</w:instrText>
      </w:r>
      <w:r w:rsidRPr="00403717">
        <w:rPr>
          <w:bCs/>
          <w:color w:val="000000" w:themeColor="text1"/>
          <w:lang w:eastAsia="zh-CN"/>
        </w:rPr>
        <w:instrText>of</w:instrText>
      </w:r>
      <w:r w:rsidRPr="00403717">
        <w:rPr>
          <w:rFonts w:hint="eastAsia"/>
          <w:bCs/>
          <w:color w:val="000000" w:themeColor="text1"/>
          <w:lang w:eastAsia="zh-CN"/>
        </w:rPr>
        <w:instrText>‐</w:instrText>
      </w:r>
      <w:r w:rsidRPr="00403717">
        <w:rPr>
          <w:bCs/>
          <w:color w:val="000000" w:themeColor="text1"/>
          <w:lang w:eastAsia="zh-CN"/>
        </w:rPr>
        <w:instrText>mouth communication, but rapport was not found to be related to trust. Post hoc analysis suggests that rapport appears to be related to trust early in relationships, then becomes less important, but re</w:instrText>
      </w:r>
      <w:r w:rsidRPr="00403717">
        <w:rPr>
          <w:rFonts w:hint="eastAsia"/>
          <w:bCs/>
          <w:color w:val="000000" w:themeColor="text1"/>
          <w:lang w:eastAsia="zh-CN"/>
        </w:rPr>
        <w:instrText>‐</w:instrText>
      </w:r>
      <w:r w:rsidRPr="00403717">
        <w:rPr>
          <w:bCs/>
          <w:color w:val="000000" w:themeColor="text1"/>
          <w:lang w:eastAsia="zh-CN"/>
        </w:rPr>
        <w:instrText>emerges as a driver of trust in very mature relationships.Since rapport appears to be important to generating word</w:instrText>
      </w:r>
      <w:r w:rsidRPr="00403717">
        <w:rPr>
          <w:rFonts w:hint="eastAsia"/>
          <w:bCs/>
          <w:color w:val="000000" w:themeColor="text1"/>
          <w:lang w:eastAsia="zh-CN"/>
        </w:rPr>
        <w:instrText>‐</w:instrText>
      </w:r>
      <w:r w:rsidRPr="00403717">
        <w:rPr>
          <w:bCs/>
          <w:color w:val="000000" w:themeColor="text1"/>
          <w:lang w:eastAsia="zh-CN"/>
        </w:rPr>
        <w:instrText>of</w:instrText>
      </w:r>
      <w:r w:rsidRPr="00403717">
        <w:rPr>
          <w:rFonts w:hint="eastAsia"/>
          <w:bCs/>
          <w:color w:val="000000" w:themeColor="text1"/>
          <w:lang w:eastAsia="zh-CN"/>
        </w:rPr>
        <w:instrText>‐</w:instrText>
      </w:r>
      <w:r w:rsidRPr="00403717">
        <w:rPr>
          <w:bCs/>
          <w:color w:val="000000" w:themeColor="text1"/>
          <w:lang w:eastAsia="zh-CN"/>
        </w:rPr>
        <w:instrText>mouth, managers should foster and reward rapport</w:instrText>
      </w:r>
      <w:r w:rsidRPr="00403717">
        <w:rPr>
          <w:rFonts w:hint="eastAsia"/>
          <w:bCs/>
          <w:color w:val="000000" w:themeColor="text1"/>
          <w:lang w:eastAsia="zh-CN"/>
        </w:rPr>
        <w:instrText>‐</w:instrText>
      </w:r>
      <w:r w:rsidRPr="00403717">
        <w:rPr>
          <w:bCs/>
          <w:color w:val="000000" w:themeColor="text1"/>
          <w:lang w:eastAsia="zh-CN"/>
        </w:rPr>
        <w:instrText>building behavior.The study empirically verified four antecedents of interpersonal rapport in services, and supports the role of rapport as an important mediating variable in relationship development. The research also supported prior findings on the unique contribution of rapport to positive word</w:instrText>
      </w:r>
      <w:r w:rsidRPr="00403717">
        <w:rPr>
          <w:rFonts w:hint="eastAsia"/>
          <w:bCs/>
          <w:color w:val="000000" w:themeColor="text1"/>
          <w:lang w:eastAsia="zh-CN"/>
        </w:rPr>
        <w:instrText>‐</w:instrText>
      </w:r>
      <w:r w:rsidRPr="00403717">
        <w:rPr>
          <w:bCs/>
          <w:color w:val="000000" w:themeColor="text1"/>
          <w:lang w:eastAsia="zh-CN"/>
        </w:rPr>
        <w:instrText>of</w:instrText>
      </w:r>
      <w:r w:rsidRPr="00403717">
        <w:rPr>
          <w:rFonts w:hint="eastAsia"/>
          <w:bCs/>
          <w:color w:val="000000" w:themeColor="text1"/>
          <w:lang w:eastAsia="zh-CN"/>
        </w:rPr>
        <w:instrText>‐</w:instrText>
      </w:r>
      <w:r w:rsidRPr="00403717">
        <w:rPr>
          <w:bCs/>
          <w:color w:val="000000" w:themeColor="text1"/>
          <w:lang w:eastAsia="zh-CN"/>
        </w:rPr>
        <w:instrText xml:space="preserve">mouth communication.","container-title":"Journal of Services Marketing","DOI":"10.1108/08876040910946332","ISSN":"0887-6045","issue":"2","journalAbbreviation":"Journal of Services Marketing","page":"70-78","source":"Silverchair","title":"The role of rapport in professional services: antecedents and outcomes","title-short":"The role of rapport in professional services","volume":"23","author":[{"family":"Macintosh","given":"Gerrard"}],"issued":{"date-parts":[["2009",4,24]]}}}],"schema":"https://github.com/citation-style-language/schema/raw/master/csl-citation.json"}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(Gremler &amp; Gwinner, 2000; Macintosh, 2009)</w:t>
      </w:r>
      <w:r w:rsidRPr="00403717">
        <w:rPr>
          <w:color w:val="000000" w:themeColor="text1"/>
        </w:rPr>
        <w:fldChar w:fldCharType="end"/>
      </w:r>
      <w:r w:rsidRPr="00403717">
        <w:rPr>
          <w:bCs/>
          <w:color w:val="000000" w:themeColor="text1"/>
          <w:lang w:eastAsia="zh-CN"/>
        </w:rPr>
        <w:t xml:space="preserve"> and psychological safety </w:t>
      </w:r>
      <w:r w:rsidRPr="00403717">
        <w:rPr>
          <w:color w:val="000000" w:themeColor="text1"/>
        </w:rPr>
        <w:fldChar w:fldCharType="begin"/>
      </w:r>
      <w:r w:rsidRPr="00403717">
        <w:rPr>
          <w:bCs/>
          <w:color w:val="000000" w:themeColor="text1"/>
          <w:lang w:eastAsia="zh-CN"/>
        </w:rPr>
        <w:instrText xml:space="preserve"> ADDIN ZOTERO_ITEM CSL_CITATION {"citationID":"MxRI1pxv","properties":{"formattedCitation":"(Edmondson, 1999)","plainCitation":"(Edmondson, 1999)","noteIndex":0},"citationItems":[{"id":18607,"uris":["http://zotero.org/users/7140837/items/QQ3QDLNN"],"itemData":{"id":18607,"type":"article-journal","abstract":"This paper presents a model of team learning and tests it in a multimethod field study. It introduces the construct of team psychological safety—a shared belief held by members of a team that the team is safe for interpersonal risk taking—and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outcomes.","container-title":"Administrative Science Quarterly","DOI":"10.2307/2666999","ISSN":"0001-8392","issue":"2","language":"EN","note":"publisher: SAGE Publications Inc","page":"350-383","source":"SAGE Journals","title":"Psychological safety and learning behavior in work teams","volume":"44","author":[{"family":"Edmondson","given":"Amy"}],"issued":{"date-parts":[["1999",6,1]]}}}],"schema":"https://github.com/citation-style-language/schema/raw/master/csl-citation.json"}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(Edmondson, 1999)</w:t>
      </w:r>
      <w:r w:rsidRPr="00403717">
        <w:rPr>
          <w:color w:val="000000" w:themeColor="text1"/>
        </w:rPr>
        <w:fldChar w:fldCharType="end"/>
      </w:r>
      <w:r w:rsidRPr="00403717">
        <w:rPr>
          <w:bCs/>
          <w:color w:val="000000" w:themeColor="text1"/>
          <w:lang w:eastAsia="zh-CN"/>
        </w:rPr>
        <w:t xml:space="preserve"> with the user, the agent reduces approach-avoidance conflict typical of undersociality and social anxiety, and then transfers trust to a vetted human via an explained introduction </w:t>
      </w:r>
      <w:r w:rsidRPr="00403717">
        <w:rPr>
          <w:color w:val="000000" w:themeColor="text1"/>
        </w:rPr>
        <w:fldChar w:fldCharType="begin"/>
      </w:r>
      <w:r w:rsidRPr="00403717">
        <w:rPr>
          <w:bCs/>
          <w:color w:val="000000" w:themeColor="text1"/>
          <w:lang w:eastAsia="zh-CN"/>
        </w:rPr>
        <w:instrText xml:space="preserve"> ADDIN ZOTERO_ITEM CSL_CITATION {"citationID":"xXJLPCXj","properties":{"formattedCitation":"(Stewart, 2003)","plainCitation":"(Stewart, 2003)","noteIndex":0},"citationItems":[{"id":18613,"uris":["http://zotero.org/users/7140837/items/XXX89NKM"],"itemData":{"id":18613,"type":"article-journal","abstract":"The World Wide Web (WWW) has been touted as providing great opportunities for small businesses to compete and thrive. Concerns about trust have been identified as a barrier to such businesses' success. This research explores how consumers' initial trust judgments about organizations they encounter on the Web may be influenced by hypertext links from trusted websites and associations with the more trust-inducing traditional retail channel. This paper develops and tests a cognitive model of the trust transfer process, arguing that trust is transferred across hypertext links based on the perceived interaction and similarity of the linked organizations, and that institution-based trust is transferred from the traditional shopping channel to a Web-based organization based on evidence that the Web-based organization has a physical store. An experimental study shows that a hypertext link from one website to another increased the extent to which the linked organizations were perceived to have a business relationship and be similar, and these perceptions had a positive influence on trusting beliefs regarding the linked site. Associating with the physical shopping channel by showing a picture of a building on a website increased the extent to which subjects reported intention to buy from the site. The study provided empirical evidence that trusting beliefs regarding the website had a significant positive effect on intention to buy from it. This paper discusses further development of the trust transfer model based on the social perception literature and explores implications for future research.","container-title":"Organization Science","DOI":"10.1287/orsc.14.1.5.12810","ISSN":"1047-7039","issue":"1","note":"publisher: INFORMS","page":"5-17","source":"pubsonline.informs.org (Atypon)","title":"Trust Transfer on the World Wide Web","volume":"14","author":[{"family":"Stewart","given":"Katherine J."}],"issued":{"date-parts":[["2003",2]]}}}],"schema":"https://github.com/citation-style-language/schema/raw/master/csl-citation.json"}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(Stewart, 2003)</w:t>
      </w:r>
      <w:r w:rsidRPr="00403717">
        <w:rPr>
          <w:color w:val="000000" w:themeColor="text1"/>
        </w:rPr>
        <w:fldChar w:fldCharType="end"/>
      </w:r>
      <w:r w:rsidRPr="00403717">
        <w:rPr>
          <w:bCs/>
          <w:color w:val="000000" w:themeColor="text1"/>
          <w:lang w:eastAsia="zh-CN"/>
        </w:rPr>
        <w:t xml:space="preserve">. This staged transition substitutes chronic dependence on a pure companion with a graduated exposure to real partners that builds social self-efficacy </w:t>
      </w:r>
      <w:r w:rsidRPr="00403717">
        <w:rPr>
          <w:color w:val="000000" w:themeColor="text1"/>
        </w:rPr>
        <w:fldChar w:fldCharType="begin"/>
      </w:r>
      <w:r w:rsidRPr="00403717">
        <w:rPr>
          <w:bCs/>
          <w:color w:val="000000" w:themeColor="text1"/>
          <w:lang w:eastAsia="zh-CN"/>
        </w:rPr>
        <w:instrText xml:space="preserve"> ADDIN ZOTERO_ITEM CSL_CITATION {"citationID":"LU1uo07P","properties":{"formattedCitation":"(Bandura &amp; McClelland, 1977)","plainCitation":"(Bandura &amp; McClelland, 1977)","noteIndex":0},"citationItems":[{"id":3363,"uris":["http://zotero.org/users/7140837/items/94XZ9EFG"],"itemData":{"id":3363,"type":"book","ISBN":"978-0-12-813251-7","language":"en","publisher":"Prentice Hall: Englewood cliffs","title":"Social learning theory","author":[{"family":"Bandura","given":"Albert"},{"family":"McClelland","given":"D. C."}],"issued":{"date-parts":[["1977"]]}}}],"schema":"https://github.com/citation-style-language/schema/raw/master/csl-citation.json"}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(Bandura &amp; McClelland, 1977)</w:t>
      </w:r>
      <w:r w:rsidRPr="00403717">
        <w:rPr>
          <w:color w:val="000000" w:themeColor="text1"/>
        </w:rPr>
        <w:fldChar w:fldCharType="end"/>
      </w:r>
      <w:r w:rsidRPr="00403717">
        <w:rPr>
          <w:bCs/>
          <w:color w:val="000000" w:themeColor="text1"/>
          <w:lang w:eastAsia="zh-CN"/>
        </w:rPr>
        <w:t xml:space="preserve"> while preserving autonomy and relatedness needs </w:t>
      </w:r>
      <w:r w:rsidRPr="00403717">
        <w:rPr>
          <w:color w:val="000000" w:themeColor="text1"/>
        </w:rPr>
        <w:fldChar w:fldCharType="begin"/>
      </w:r>
      <w:r w:rsidRPr="00403717">
        <w:rPr>
          <w:bCs/>
          <w:color w:val="000000" w:themeColor="text1"/>
          <w:lang w:eastAsia="zh-CN"/>
        </w:rPr>
        <w:instrText xml:space="preserve"> ADDIN ZOTERO_ITEM CSL_CITATION {"citationID":"IpFNxZxz","properties":{"formattedCitation":"(Ryan &amp; Deci, 2000)","plainCitation":"(Ryan &amp; Deci, 2000)","noteIndex":0},"citationItems":[{"id":7290,"uris":["http://zotero.org/users/7140837/items/5M6KPL67"],"itemData":{"id":7290,"type":"article-journal","container-title":"American Psychologist","DOI":"10.1037/0003-066X.55.1.68","ISSN":"1935-990X, 0003-066X","issue":"1","journalAbbreviation":"American Psychologist","language":"en","page":"68-78","source":"DOI.org (Crossref)","title":"Self-determination theory and the facilitation of intrinsic motivation, social development, and well-being.","volume":"55","author":[{"family":"Ryan","given":"Richard M."},{"family":"Deci","given":"Edward L."}],"issued":{"date-parts":[["2000"]]}}}],"schema":"https://github.com/citation-style-language/schema/raw/master/csl-citation.json"}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(Ryan &amp; Deci, 2000)</w:t>
      </w:r>
      <w:r w:rsidRPr="00403717">
        <w:rPr>
          <w:color w:val="000000" w:themeColor="text1"/>
        </w:rPr>
        <w:fldChar w:fldCharType="end"/>
      </w:r>
      <w:r w:rsidRPr="00403717">
        <w:rPr>
          <w:bCs/>
          <w:color w:val="000000" w:themeColor="text1"/>
          <w:lang w:eastAsia="zh-CN"/>
        </w:rPr>
        <w:t xml:space="preserve">. Second, during the conversation the agent provides </w:t>
      </w:r>
      <w:bookmarkStart w:id="28" w:name="_Hlk211888477"/>
      <w:r w:rsidRPr="00403717">
        <w:rPr>
          <w:bCs/>
          <w:color w:val="000000" w:themeColor="text1"/>
          <w:lang w:eastAsia="zh-CN"/>
        </w:rPr>
        <w:t>lightweight scaffolding</w:t>
      </w:r>
      <w:bookmarkEnd w:id="28"/>
      <w:r w:rsidRPr="00403717">
        <w:rPr>
          <w:bCs/>
          <w:color w:val="000000" w:themeColor="text1"/>
          <w:lang w:eastAsia="zh-CN"/>
        </w:rPr>
        <w:t xml:space="preserve">—timely turn-taking cues, common-ground checks, and rephrasing suggestions—thereby lowering coordination and grounding costs that often derail first encounters </w:t>
      </w:r>
      <w:r w:rsidRPr="00403717">
        <w:rPr>
          <w:color w:val="000000" w:themeColor="text1"/>
        </w:rPr>
        <w:fldChar w:fldCharType="begin"/>
      </w:r>
      <w:r w:rsidRPr="00403717">
        <w:rPr>
          <w:bCs/>
          <w:color w:val="000000" w:themeColor="text1"/>
          <w:lang w:eastAsia="zh-CN"/>
        </w:rPr>
        <w:instrText xml:space="preserve"> ADDIN ZOTERO_ITEM CSL_CITATION {"citationID":"FMhhVJ0f","properties":{"formattedCitation":"(Clark &amp; Brennan, 1991)","plainCitation":"(Clark &amp; Brennan, 1991)","noteIndex":0},"citationItems":[{"id":18615,"uris":["http://zotero.org/users/7140837/items/JD5KNPEV"],"itemData":{"id":18615,"type":"chapter","abstract":"grounding [the process by which conversants try to establish that what has been said is understood] is so basic to communication . . . that it is important to understand how it works / take up two main factors that shape it / one is purpose—what the two people are trying to accomplish in their communication / the other is the medium of communication—the techniques available in the medium for accomplishing that purpose, and what it costs to use them  begin by briefly describing grounding as it appears in casual face-to-face conversation / then consider how it gets shaped by other purposes and in other media (PsycInfo Database Record (c) 2024 APA, all rights reserved)","container-title":"Perspectives on socially shared cognition","event-place":"Washington, DC, US","ISBN":"978-1-55798-121-9","note":"DOI: 10.1037/10096-006","page":"127-149","publisher":"American Psychological Association","publisher-place":"Washington, DC, US","source":"APA PsycNet","title":"Grounding in communication","author":[{"family":"Clark","given":"Herbert H."},{"family":"Brennan","given":"Susan E."}],"issued":{"date-parts":[["1991"]]}}}],"schema":"https://github.com/citation-style-language/schema/raw/master/csl-citation.json"}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(Clark &amp; Brennan, 1991)</w:t>
      </w:r>
      <w:r w:rsidRPr="00403717">
        <w:rPr>
          <w:color w:val="000000" w:themeColor="text1"/>
        </w:rPr>
        <w:fldChar w:fldCharType="end"/>
      </w:r>
      <w:r w:rsidRPr="00403717">
        <w:rPr>
          <w:bCs/>
          <w:color w:val="000000" w:themeColor="text1"/>
          <w:lang w:eastAsia="zh-CN"/>
        </w:rPr>
        <w:t xml:space="preserve">. Such scaffolding functions like </w:t>
      </w:r>
      <w:bookmarkStart w:id="29" w:name="_Hlk211888501"/>
      <w:r w:rsidRPr="00403717">
        <w:rPr>
          <w:bCs/>
          <w:color w:val="000000" w:themeColor="text1"/>
          <w:lang w:eastAsia="zh-CN"/>
        </w:rPr>
        <w:t xml:space="preserve">micro-coaching </w:t>
      </w:r>
      <w:bookmarkEnd w:id="29"/>
      <w:r w:rsidRPr="00403717">
        <w:rPr>
          <w:bCs/>
          <w:color w:val="000000" w:themeColor="text1"/>
          <w:lang w:eastAsia="zh-CN"/>
        </w:rPr>
        <w:t xml:space="preserve">that promotes prosocial tone and de-escalation, which are known to facilitate disclosure and affiliation </w:t>
      </w:r>
      <w:r w:rsidRPr="00403717">
        <w:rPr>
          <w:color w:val="000000" w:themeColor="text1"/>
        </w:rPr>
        <w:fldChar w:fldCharType="begin"/>
      </w:r>
      <w:r w:rsidRPr="00403717">
        <w:rPr>
          <w:bCs/>
          <w:color w:val="000000" w:themeColor="text1"/>
          <w:lang w:eastAsia="zh-CN"/>
        </w:rPr>
        <w:instrText xml:space="preserve"> ADDIN ZOTERO_ITEM CSL_CITATION {"citationID":"nKKpQJ8B","properties":{"formattedCitation":"(Reis &amp; Shaver, 1988)","plainCitation":"(Reis &amp; Shaver, 1988)","noteIndex":0},"citationItems":[{"id":18617,"uris":["http://zotero.org/users/7140837/items/52SFPA42"],"itemData":{"id":18617,"type":"chapter","abstract":"propose a model of the intimacy process  the process begins when one person expresses personally revealing feelings of information to another  it continues when the listener responds supportively and empathically  for an interaction to become intimate the discloser must feel understood, validated, and cared for  psychodynamic building blocks / building blocks from communication and exchange research / lay and psychometric conceptions of intimacy (PsycInfo Database Record (c) 2020 APA, all rights reserved)","container-title":"Handbook of personal relationships:  Theory, research and interventions","event-place":"Oxford, England","ISBN":"978-0-471-91491-4","page":"367-389","publisher":"John Wiley &amp; Sons","publisher-place":"Oxford, England","source":"APA PsycNet","title":"Intimacy as an interpersonal process","author":[{"family":"Reis","given":"Harry T."},{"family":"Shaver","given":"Phillip"}],"issued":{"date-parts":[["1988"]]}}}],"schema":"https://github.com/citation-style-language/schema/raw/master/csl-citation.json"}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(Reis &amp; Shaver, 1988)</w:t>
      </w:r>
      <w:r w:rsidRPr="00403717">
        <w:rPr>
          <w:color w:val="000000" w:themeColor="text1"/>
        </w:rPr>
        <w:fldChar w:fldCharType="end"/>
      </w:r>
      <w:r w:rsidRPr="00403717">
        <w:rPr>
          <w:bCs/>
          <w:color w:val="000000" w:themeColor="text1"/>
          <w:lang w:eastAsia="zh-CN"/>
        </w:rPr>
        <w:t xml:space="preserve">. Third, using structured intake the agent matches for both affinity and complementarity: it balances similarity-attraction </w:t>
      </w:r>
      <w:r w:rsidRPr="00403717">
        <w:rPr>
          <w:color w:val="000000" w:themeColor="text1"/>
        </w:rPr>
        <w:fldChar w:fldCharType="begin"/>
      </w:r>
      <w:r w:rsidRPr="00403717">
        <w:rPr>
          <w:bCs/>
          <w:color w:val="000000" w:themeColor="text1"/>
          <w:lang w:eastAsia="zh-CN"/>
        </w:rPr>
        <w:instrText xml:space="preserve"> ADDIN ZOTERO_ITEM CSL_CITATION {"citationID":"LnRwxJHb","properties":{"formattedCitation":"(Byrne et al., 1971)","plainCitation":"(Byrne et al., 1971)","noteIndex":0},"citationItems":[{"id":18618,"uris":["http://zotero.org/users/7140837/items/XPP9PI4L"],"itemData":{"id":18618,"type":"article-journal","container-title":"Human Relations","DOI":"10.1177/001872677102400302","ISSN":"0018-7267","issue":"3","language":"EN","note":"publisher: SAGE Publications Ltd","page":"201-207","source":"SAGE Journals","title":"The Ubiquitous Relationship: Attitude Similarity and Attraction: A Cross-Cultural Study","title-short":"The Ubiquitous Relationship","volume":"24","author":[{"family":"Byrne","given":"D."},{"family":"Gouaux","given":"C."},{"family":"Griffitt","given":"W."},{"family":"Lamberth","given":"J."},{"family":"Murakawa","given":"N."},{"family":"Prasad","given":"M."},{"family":"Prasad","given":"A."},{"family":"RamirezIII","given":"M."}],"issued":{"date-parts":[["1971",6,1]]}}}],"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(Byrne et al., 1971)</w:t>
      </w:r>
      <w:r w:rsidRPr="00403717">
        <w:rPr>
          <w:color w:val="000000" w:themeColor="text1"/>
        </w:rPr>
        <w:fldChar w:fldCharType="end"/>
      </w:r>
      <w:r w:rsidRPr="00403717">
        <w:rPr>
          <w:bCs/>
          <w:color w:val="000000" w:themeColor="text1"/>
          <w:lang w:eastAsia="zh-CN"/>
        </w:rPr>
        <w:t xml:space="preserve"> with interpersonal complementarity on the dominance–warmth circumplex </w:t>
      </w:r>
      <w:r w:rsidRPr="00403717">
        <w:rPr>
          <w:color w:val="000000" w:themeColor="text1"/>
        </w:rPr>
        <w:fldChar w:fldCharType="begin"/>
      </w:r>
      <w:r w:rsidRPr="00403717">
        <w:rPr>
          <w:bCs/>
          <w:color w:val="000000" w:themeColor="text1"/>
          <w:lang w:eastAsia="zh-CN"/>
        </w:rPr>
        <w:instrText xml:space="preserve"> ADDIN ZOTERO_ITEM CSL_CITATION {"citationID":"pbnYL7Rt","properties":{"formattedCitation":"(Kiesler, 1996; Tracey et al., 2001)","plainCitation":"(Kiesler, 1996; Tracey et al., 2001)","noteIndex":0},"citationItems":[{"id":18620,"uris":["http://zotero.org/users/7140837/items/5ZGWXZUP"],"itemData":{"id":18620,"type":"book","abstract":"[This book presents a] comprehensive guide to contemporary interpersonal research, theory, and practice [in personality and psychopathology]. Providing a . . . resource for students as well as mental health professionals, Donald J. Kiesler offers [a] survey of current methods and principles, and a systematic, empirically based approach to interpersonal psychotherapy.  In the 1st part of the book, the focus in on general principles of personality and maladjustment as viewed from the interpersonal perspective.  Part 2 is devoted to clinical considerations. (PsycINFO Database Record (c) 2016 APA, all rights reserved)","collection-title":"Contemporary interpersonal theory and research: Personality, psychopathology, and psychotherapy","event-place":"Oxford, England","ISBN":"978-0-471-14847-0","note":"page: xviii, 398","number-of-pages":"xviii, 398","publisher":"John Wiley &amp; Sons","publisher-place":"Oxford, England","source":"APA PsycNet","title":"Contemporary interpersonal theory and research: Personality, psychopathology, and psychotherapy","title-short":"Contemporary interpersonal theory and research","author":[{"family":"Kiesler","given":"Donald J."}],"issued":{"date-parts":[["1996"]]}}},{"id":18621,"uris":["http://zotero.org/users/7140837/items/3J7K869F"],"itemData":{"id":18621,"type":"article-journal","abstract":"The existence of interpersonal complementarity at a stylistic level using the Interpersonal Adjectives Scales (IAS) and the optimal definition of complementarity were the foci of the study. The IAS ratings made by three samples of college students were used: 265 rated both of their parents, 346 rated themselves and their closest friend, and 136 rated how they expected themselves and the other participant to behave in one of three very different situations. The correlation matrices between the scores of the two interactants in each sample were examined using the randomization test of hypothesized order relations to determine if complementarity existed. Results indicated support for the complementarity of traits in each sample and showed that the optimal orientation of dimensions of the IAS with respect to complementarity is 22.5 degrees greater than the orientation proposed by Leary and adopted by Wiggins.","container-title":"Personality and Social Psychology Bulletin","DOI":"10.1177/0146167201277002","ISSN":"0146-1672","issue":"7","journalAbbreviation":"Pers Soc Psychol Bull","language":"EN","note":"publisher: SAGE Publications Inc","page":"786-797","source":"SAGE Journals","title":"Complementarity of interpersonal circumplex traits","volume":"27","author":[{"family":"Tracey","given":"Terence J. G."},{"family":"Ryan","given":"Jennifer M."},{"family":"Jaschik-Herman","given":"Bruce"}],"issued":{"date-parts":[["2001",7,1]]}}}],"schema":"https://github.com/citation-style-language/schema/raw/master/csl-citation.json"}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(Kiesler, 1996; Tracey et al., 2001)</w:t>
      </w:r>
      <w:r w:rsidRPr="00403717">
        <w:rPr>
          <w:color w:val="000000" w:themeColor="text1"/>
        </w:rPr>
        <w:fldChar w:fldCharType="end"/>
      </w:r>
      <w:r w:rsidRPr="00403717">
        <w:rPr>
          <w:bCs/>
          <w:color w:val="000000" w:themeColor="text1"/>
          <w:lang w:eastAsia="zh-CN"/>
        </w:rPr>
        <w:t xml:space="preserve">, while respecting identity boundaries to minimize threat and maximize comfort </w:t>
      </w:r>
      <w:r w:rsidRPr="00403717">
        <w:rPr>
          <w:color w:val="000000" w:themeColor="text1"/>
        </w:rPr>
        <w:fldChar w:fldCharType="begin"/>
      </w:r>
      <w:r w:rsidRPr="00403717">
        <w:rPr>
          <w:bCs/>
          <w:color w:val="000000" w:themeColor="text1"/>
          <w:lang w:eastAsia="zh-CN"/>
        </w:rPr>
        <w:instrText xml:space="preserve"> ADDIN ZOTERO_ITEM CSL_CITATION {"citationID":"GQZZvfcS","properties":{"formattedCitation":"(Brandt &amp; Crawford, 2020)","plainCitation":"(Brandt &amp; Crawford, 2020)","noteIndex":0},"citationItems":[{"id":634,"uris":["http://zotero.org/users/7140837/items/TNCT8U2X"],"itemData":{"id":634,"type":"chapter","container-title":"Advances in Experimental Social Psychology","ISBN":"978-0-12-820372-9","language":"en","license":"https://www.elsevier.com/tdm/userlicense/1.0/","note":"DOI: 10.1016/bs.aesp.2019.09.002","page":"1-66","publisher":"Elsevier","source":"DOI.org (Crossref)","title":"Worldview conflict and prejudice","URL":"https://linkinghub.elsevier.com/retrieve/pii/S0065260119300310","volume":"61","author":[{"family":"Brandt","given":"Mark J."},{"family":"Crawford","given":"Jarret T."}],"accessed":{"date-parts":[["2024",3,25]]},"issued":{"date-parts":[["2020"]]}}}],"schema":"https://github.com/citation-style-language/schema/raw/master/csl-citation.json"}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(Brandt &amp; Crawford, 2020)</w:t>
      </w:r>
      <w:r w:rsidRPr="00403717">
        <w:rPr>
          <w:color w:val="000000" w:themeColor="text1"/>
        </w:rPr>
        <w:fldChar w:fldCharType="end"/>
      </w:r>
      <w:r w:rsidRPr="00403717">
        <w:rPr>
          <w:bCs/>
          <w:color w:val="000000" w:themeColor="text1"/>
          <w:lang w:eastAsia="zh-CN"/>
        </w:rPr>
        <w:t xml:space="preserve">. </w:t>
      </w:r>
    </w:p>
    <w:p w14:paraId="45372ED0" w14:textId="77777777" w:rsidR="00297C5A" w:rsidRPr="00403717" w:rsidRDefault="00297C5A" w:rsidP="00297C5A">
      <w:pPr>
        <w:spacing w:before="240" w:after="240"/>
        <w:rPr>
          <w:bCs/>
          <w:color w:val="000000" w:themeColor="text1"/>
          <w:lang w:eastAsia="zh-CN"/>
        </w:rPr>
      </w:pPr>
      <w:commentRangeStart w:id="30"/>
      <w:r w:rsidRPr="00403717">
        <w:rPr>
          <w:bCs/>
          <w:color w:val="000000" w:themeColor="text1"/>
          <w:lang w:eastAsia="zh-CN"/>
        </w:rPr>
        <w:t xml:space="preserve">At the network level, prioritizing safe “near-bridge” matches increases weak ties and cross-cluster edges—ingredients of information diversity and opportunity </w:t>
      </w:r>
      <w:r w:rsidRPr="00403717">
        <w:rPr>
          <w:color w:val="000000" w:themeColor="text1"/>
        </w:rPr>
        <w:fldChar w:fldCharType="begin"/>
      </w:r>
      <w:r w:rsidRPr="00403717">
        <w:rPr>
          <w:bCs/>
          <w:color w:val="000000" w:themeColor="text1"/>
          <w:lang w:eastAsia="zh-CN"/>
        </w:rPr>
        <w:instrText xml:space="preserve"> ADDIN ZOTERO_ITEM CSL_CITATION {"citationID":"jOmr2s9m","properties":{"formattedCitation":"(Granovetter, 1973)","plainCitation":"(Granovetter, 1973)","noteIndex":0},"citationItems":[{"id":18623,"uris":["http://zotero.org/users/7140837/items/3C58TA24"],"itemData":{"id":18623,"type":"article-journal","container-title":"American Journal of Sociology","DOI":"10.1086/225469","ISSN":"0002-9602, 1537-5390","issue":"6","journalAbbreviation":"American Journal of Sociology","language":"en","page":"1360-1380","source":"DOI.org (Crossref)","title":"The Strength of Weak Ties","volume":"78","author":[{"family":"Granovetter","given":"Mark S."}],"issued":{"date-parts":[["1973",5]]}}}],"schema":"https://github.com/citation-style-language/schema/raw/master/csl-citation.json"}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(Granovetter, 1973)</w:t>
      </w:r>
      <w:r w:rsidRPr="00403717">
        <w:rPr>
          <w:color w:val="000000" w:themeColor="text1"/>
        </w:rPr>
        <w:fldChar w:fldCharType="end"/>
      </w:r>
      <w:r w:rsidRPr="00403717">
        <w:rPr>
          <w:bCs/>
          <w:color w:val="000000" w:themeColor="text1"/>
          <w:lang w:eastAsia="zh-CN"/>
        </w:rPr>
        <w:t xml:space="preserve">, and can instantiate contact-hypothesis conditions (e.g., equal status, common goals, institutional support) that reduce intergroup friction over time </w:t>
      </w:r>
      <w:r w:rsidRPr="00403717">
        <w:rPr>
          <w:color w:val="000000" w:themeColor="text1"/>
        </w:rPr>
        <w:fldChar w:fldCharType="begin"/>
      </w:r>
      <w:r w:rsidRPr="00403717">
        <w:rPr>
          <w:bCs/>
          <w:color w:val="000000" w:themeColor="text1"/>
          <w:lang w:eastAsia="zh-CN"/>
        </w:rPr>
        <w:instrText xml:space="preserve"> ADDIN ZOTERO_ITEM CSL_CITATION {"citationID":"qPEKEUlS","properties":{"formattedCitation":"(Allport, 1954; Pettigrew &amp; Tropp, 2006)","plainCitation":"(Allport, 1954; Pettigrew &amp; Tropp, 2006)","noteIndex":0},"citationItems":[{"id":1386,"uris":["http://zotero.org/users/7140837/items/RL8YKAUS"],"itemData":{"id":1386,"type":"book","abstract":"Without the sacrifice of scientific accuracy, the author has attempted to present in a readable form the literature on group prejudice. The 31 chapters of this book are organized around 8 main topics: preferential thinking, group differences, perceiving and thinking about group differences, sociocultural factors, acquiring prejudice, dynamics of prejudice, character structure, and reducing group tensions. (PsycINFO Database Record (c) 2016 APA, all rights reserved)","event-place":"Oxford, England","language":"en","publisher":"Addison-Wesley","publisher-place":"Oxford, England","title":"The nature of prejudice.","author":[{"family":"Allport","given":"Gordon W"}],"issued":{"date-parts":[["1954"]]}}},{"id":4693,"uris":["http://zotero.org/users/7140837/items/N5A6XYLQ"],"itemData":{"id":4693,"type":"article-journal","abstract":"The present article presents a meta-analytic test of intergroup contact theory. With 713 independent samples from 515 studies, the meta-analysis finds that intergroup contact typically reduces intergroup prejudice. Multiple tests indicate that this finding appears not to result from either participant selection or publication biases, and the more rigorous studies yield larger mean effects. These contact effects typically generalize to the entire outgroup, and they emerge across a broad range of outgroup targets and contact settings. Similar patterns also emerge for samples with racial or ethnic targets and samples with other targets. This result suggests that contact theory, devised originally for racial and ethnic encounters, can be extended to other groups. A global indicator of Allport's optimal contact conditions demonstrates that contact under these conditions typically leads to even greater reduction in prejudice. Closer examination demonstrates that these conditions are best conceptualized as an interrelated bundle rather than as independent factors. Further, the meta-analytic findings indicate that these conditions are not essential for prejudice reduction. Hence, future work should focus on negative factors that prevent intergroup contact from diminishing prejudice as well as the development of a more comprehensive theory of intergroup contact. Copyright 2006 by the American Psychological Association.","container-title":"Journal of Personality and Social Psychology","DOI":"10.1037/0022-3514.90.5.751","issue":"5","language":"en","page":"751-783","title":"A meta-analytic test of intergroup contact theory","volume":"90","author":[{"family":"Pettigrew","given":"Thomas F."},{"family":"Tropp","given":"Linda R."}],"issued":{"date-parts":[["2006"]]}}}],"schema":"https://github.com/citation-style-language/schema/raw/master/csl-citation.json"} </w:instrText>
      </w:r>
      <w:r w:rsidRPr="00403717">
        <w:rPr>
          <w:color w:val="000000" w:themeColor="text1"/>
        </w:rPr>
        <w:fldChar w:fldCharType="separate"/>
      </w:r>
      <w:r w:rsidRPr="00403717">
        <w:rPr>
          <w:bCs/>
          <w:noProof/>
          <w:color w:val="000000" w:themeColor="text1"/>
          <w:lang w:eastAsia="zh-CN"/>
        </w:rPr>
        <w:t>(Allport, 1954; Pettigrew &amp; Tropp, 2006)</w:t>
      </w:r>
      <w:r w:rsidRPr="00403717">
        <w:rPr>
          <w:color w:val="000000" w:themeColor="text1"/>
        </w:rPr>
        <w:fldChar w:fldCharType="end"/>
      </w:r>
      <w:r w:rsidRPr="00403717">
        <w:rPr>
          <w:bCs/>
          <w:color w:val="000000" w:themeColor="text1"/>
          <w:lang w:eastAsia="zh-CN"/>
        </w:rPr>
        <w:t>.</w:t>
      </w:r>
      <w:commentRangeEnd w:id="30"/>
      <w:r w:rsidRPr="00403717">
        <w:rPr>
          <w:rStyle w:val="CommentReference"/>
          <w:color w:val="000000" w:themeColor="text1"/>
        </w:rPr>
        <w:commentReference w:id="30"/>
      </w:r>
    </w:p>
    <w:p w14:paraId="710BAE36" w14:textId="77777777" w:rsidR="00297C5A" w:rsidRPr="00403717" w:rsidRDefault="00297C5A" w:rsidP="00297C5A">
      <w:pPr>
        <w:spacing w:before="240" w:after="240"/>
        <w:rPr>
          <w:bCs/>
          <w:color w:val="000000" w:themeColor="text1"/>
          <w:lang w:eastAsia="zh-CN"/>
        </w:rPr>
      </w:pPr>
      <w:r w:rsidRPr="00403717">
        <w:rPr>
          <w:bCs/>
          <w:color w:val="000000" w:themeColor="text1"/>
          <w:lang w:eastAsia="zh-CN"/>
        </w:rPr>
        <w:t xml:space="preserve">Together, these functions address the twin challenges we </w:t>
      </w:r>
      <w:proofErr w:type="gramStart"/>
      <w:r w:rsidRPr="00403717">
        <w:rPr>
          <w:bCs/>
          <w:color w:val="000000" w:themeColor="text1"/>
          <w:lang w:eastAsia="zh-CN"/>
        </w:rPr>
        <w:t>highlight:</w:t>
      </w:r>
      <w:proofErr w:type="gramEnd"/>
      <w:r w:rsidRPr="00403717">
        <w:rPr>
          <w:bCs/>
          <w:color w:val="000000" w:themeColor="text1"/>
          <w:lang w:eastAsia="zh-CN"/>
        </w:rPr>
        <w:t xml:space="preserve"> they replace chronic reliance on an AI companion with a brokered path toward human ties, and they mitigate communication frictions that keep people socially under-connected.</w:t>
      </w:r>
    </w:p>
    <w:p w14:paraId="682746D9" w14:textId="77777777" w:rsidR="00297C5A" w:rsidRPr="00403717" w:rsidRDefault="00297C5A" w:rsidP="00297C5A">
      <w:pPr>
        <w:spacing w:before="240" w:after="240"/>
        <w:rPr>
          <w:color w:val="000000" w:themeColor="text1"/>
          <w:lang w:val="en-US" w:eastAsia="zh-CN"/>
        </w:rPr>
      </w:pPr>
      <w:r w:rsidRPr="00403717">
        <w:rPr>
          <w:color w:val="000000" w:themeColor="text1"/>
        </w:rPr>
        <w:t xml:space="preserve">We will conduct a </w:t>
      </w:r>
      <w:r w:rsidRPr="00403717">
        <w:rPr>
          <w:b/>
          <w:color w:val="000000" w:themeColor="text1"/>
        </w:rPr>
        <w:t>one-shot, ~1 hour experiment</w:t>
      </w:r>
      <w:r w:rsidRPr="00403717">
        <w:rPr>
          <w:color w:val="000000" w:themeColor="text1"/>
        </w:rPr>
        <w:t xml:space="preserve"> using our real-time interaction platform to isolate the effect of </w:t>
      </w:r>
      <w:r w:rsidRPr="00403717">
        <w:rPr>
          <w:b/>
          <w:color w:val="000000" w:themeColor="text1"/>
        </w:rPr>
        <w:t>user-AI-user interaction</w:t>
      </w:r>
      <w:r w:rsidRPr="00403717">
        <w:rPr>
          <w:color w:val="000000" w:themeColor="text1"/>
        </w:rPr>
        <w:t>.</w:t>
      </w:r>
    </w:p>
    <w:p w14:paraId="45D5EEFD" w14:textId="77777777" w:rsidR="00297C5A" w:rsidRPr="00403717" w:rsidRDefault="00297C5A" w:rsidP="00297C5A">
      <w:pPr>
        <w:pStyle w:val="Heading3"/>
        <w:keepNext w:val="0"/>
        <w:keepLines w:val="0"/>
        <w:spacing w:before="280"/>
        <w:rPr>
          <w:b/>
          <w:color w:val="000000" w:themeColor="text1"/>
          <w:sz w:val="26"/>
          <w:szCs w:val="26"/>
        </w:rPr>
      </w:pPr>
      <w:bookmarkStart w:id="31" w:name="_irti1umgw6ve"/>
      <w:bookmarkEnd w:id="31"/>
      <w:r w:rsidRPr="00403717">
        <w:rPr>
          <w:b/>
          <w:color w:val="000000" w:themeColor="text1"/>
          <w:sz w:val="26"/>
          <w:szCs w:val="26"/>
        </w:rPr>
        <w:t>Design</w:t>
      </w:r>
    </w:p>
    <w:p w14:paraId="3B3E38ED" w14:textId="77777777" w:rsidR="00297C5A" w:rsidRPr="00403717" w:rsidRDefault="00297C5A" w:rsidP="00297C5A">
      <w:pPr>
        <w:spacing w:before="240" w:after="240"/>
        <w:rPr>
          <w:color w:val="000000" w:themeColor="text1"/>
        </w:rPr>
      </w:pPr>
      <w:r w:rsidRPr="00403717">
        <w:rPr>
          <w:rFonts w:ascii="Arial Unicode MS" w:eastAsia="Arial Unicode MS" w:hAnsi="Arial Unicode MS" w:cs="Arial Unicode MS" w:hint="eastAsia"/>
          <w:color w:val="000000" w:themeColor="text1"/>
        </w:rPr>
        <w:t>Participants (N ≈ 400) will be randomly assigned to one of four conditions:</w:t>
      </w:r>
    </w:p>
    <w:p w14:paraId="5D1AADD8" w14:textId="77777777" w:rsidR="00297C5A" w:rsidRPr="00403717" w:rsidRDefault="00297C5A" w:rsidP="00297C5A">
      <w:pPr>
        <w:numPr>
          <w:ilvl w:val="0"/>
          <w:numId w:val="3"/>
        </w:numPr>
        <w:spacing w:before="240"/>
        <w:rPr>
          <w:color w:val="000000" w:themeColor="text1"/>
        </w:rPr>
      </w:pPr>
      <w:r w:rsidRPr="00403717">
        <w:rPr>
          <w:rFonts w:ascii="Arial Unicode MS" w:eastAsia="Arial Unicode MS" w:hAnsi="Arial Unicode MS" w:cs="Arial Unicode MS" w:hint="eastAsia"/>
          <w:b/>
          <w:color w:val="000000" w:themeColor="text1"/>
        </w:rPr>
        <w:lastRenderedPageBreak/>
        <w:t>Human→AI→Human (core treatment)</w:t>
      </w:r>
      <w:r w:rsidRPr="00403717">
        <w:rPr>
          <w:color w:val="000000" w:themeColor="text1"/>
        </w:rPr>
        <w:t xml:space="preserve">: Each participant interacts with a personal AI that elicits interests/goals. The AI </w:t>
      </w:r>
      <w:r w:rsidRPr="00403717">
        <w:rPr>
          <w:color w:val="000000" w:themeColor="text1"/>
          <w:lang w:eastAsia="zh-CN"/>
        </w:rPr>
        <w:t xml:space="preserve">then </w:t>
      </w:r>
      <w:r w:rsidRPr="00403717">
        <w:rPr>
          <w:color w:val="000000" w:themeColor="text1"/>
        </w:rPr>
        <w:t xml:space="preserve">introduces them to another </w:t>
      </w:r>
      <w:r w:rsidRPr="00403717">
        <w:rPr>
          <w:i/>
          <w:color w:val="000000" w:themeColor="text1"/>
        </w:rPr>
        <w:t>human participant</w:t>
      </w:r>
      <w:r w:rsidRPr="00403717">
        <w:rPr>
          <w:color w:val="000000" w:themeColor="text1"/>
        </w:rPr>
        <w:t xml:space="preserve"> for a 30 min conversation, </w:t>
      </w:r>
      <w:commentRangeStart w:id="32"/>
      <w:commentRangeStart w:id="33"/>
      <w:commentRangeStart w:id="34"/>
      <w:commentRangeStart w:id="35"/>
      <w:r w:rsidRPr="00403717">
        <w:rPr>
          <w:color w:val="000000" w:themeColor="text1"/>
        </w:rPr>
        <w:t>with AI companions present the whole time</w:t>
      </w:r>
      <w:r w:rsidRPr="00403717">
        <w:rPr>
          <w:color w:val="000000" w:themeColor="text1"/>
          <w:lang w:eastAsia="zh-CN"/>
        </w:rPr>
        <w:t xml:space="preserve"> to facilitate the smooth progress of the conversation</w:t>
      </w:r>
      <w:r w:rsidRPr="00403717">
        <w:rPr>
          <w:color w:val="000000" w:themeColor="text1"/>
        </w:rPr>
        <w:t>.</w:t>
      </w:r>
      <w:commentRangeEnd w:id="32"/>
      <w:r w:rsidRPr="00403717">
        <w:rPr>
          <w:rStyle w:val="CommentReference"/>
          <w:color w:val="000000" w:themeColor="text1"/>
        </w:rPr>
        <w:commentReference w:id="32"/>
      </w:r>
      <w:commentRangeEnd w:id="33"/>
      <w:r w:rsidRPr="00403717">
        <w:rPr>
          <w:rStyle w:val="CommentReference"/>
          <w:color w:val="000000" w:themeColor="text1"/>
        </w:rPr>
        <w:commentReference w:id="33"/>
      </w:r>
      <w:commentRangeEnd w:id="34"/>
      <w:r w:rsidRPr="00403717">
        <w:rPr>
          <w:rStyle w:val="CommentReference"/>
          <w:color w:val="000000" w:themeColor="text1"/>
        </w:rPr>
        <w:commentReference w:id="34"/>
      </w:r>
      <w:commentRangeEnd w:id="35"/>
      <w:r w:rsidRPr="00403717">
        <w:rPr>
          <w:rStyle w:val="CommentReference"/>
          <w:color w:val="000000" w:themeColor="text1"/>
        </w:rPr>
        <w:commentReference w:id="35"/>
      </w:r>
    </w:p>
    <w:p w14:paraId="638C17D3" w14:textId="77777777" w:rsidR="00297C5A" w:rsidRPr="00403717" w:rsidRDefault="00297C5A" w:rsidP="00297C5A">
      <w:pPr>
        <w:numPr>
          <w:ilvl w:val="0"/>
          <w:numId w:val="3"/>
        </w:numPr>
        <w:rPr>
          <w:color w:val="000000" w:themeColor="text1"/>
        </w:rPr>
      </w:pPr>
      <w:commentRangeStart w:id="36"/>
      <w:commentRangeStart w:id="37"/>
      <w:r w:rsidRPr="00403717">
        <w:rPr>
          <w:rFonts w:ascii="Arial Unicode MS" w:eastAsia="Arial Unicode MS" w:hAnsi="Arial Unicode MS" w:cs="Arial Unicode MS" w:hint="eastAsia"/>
          <w:b/>
          <w:color w:val="000000" w:themeColor="text1"/>
        </w:rPr>
        <w:t>Human→AI→AI (critical contrast, to examine if our core treatment outperforms classic AI companions)</w:t>
      </w:r>
      <w:r w:rsidRPr="00403717">
        <w:rPr>
          <w:color w:val="000000" w:themeColor="text1"/>
        </w:rPr>
        <w:t xml:space="preserve">: The AI introduces the user to another </w:t>
      </w:r>
      <w:r w:rsidRPr="00403717">
        <w:rPr>
          <w:b/>
          <w:color w:val="000000" w:themeColor="text1"/>
        </w:rPr>
        <w:t>AI agent</w:t>
      </w:r>
      <w:r w:rsidRPr="00403717">
        <w:rPr>
          <w:color w:val="000000" w:themeColor="text1"/>
        </w:rPr>
        <w:t xml:space="preserve"> (explicitly labeled as AI). The rest is the same as treatment #1.</w:t>
      </w:r>
      <w:commentRangeEnd w:id="36"/>
      <w:r w:rsidRPr="00403717">
        <w:rPr>
          <w:rStyle w:val="CommentReference"/>
          <w:color w:val="000000" w:themeColor="text1"/>
        </w:rPr>
        <w:commentReference w:id="36"/>
      </w:r>
      <w:commentRangeEnd w:id="37"/>
      <w:r w:rsidRPr="00403717">
        <w:rPr>
          <w:rStyle w:val="CommentReference"/>
          <w:color w:val="000000" w:themeColor="text1"/>
        </w:rPr>
        <w:commentReference w:id="37"/>
      </w:r>
    </w:p>
    <w:p w14:paraId="107AEA1F" w14:textId="77777777" w:rsidR="00297C5A" w:rsidRPr="00403717" w:rsidRDefault="00297C5A" w:rsidP="00297C5A">
      <w:pPr>
        <w:numPr>
          <w:ilvl w:val="0"/>
          <w:numId w:val="3"/>
        </w:numPr>
        <w:rPr>
          <w:color w:val="000000" w:themeColor="text1"/>
        </w:rPr>
      </w:pPr>
      <w:commentRangeStart w:id="38"/>
      <w:commentRangeStart w:id="39"/>
      <w:commentRangeStart w:id="40"/>
      <w:commentRangeStart w:id="41"/>
      <w:r w:rsidRPr="00403717">
        <w:rPr>
          <w:rFonts w:ascii="Arial Unicode MS" w:eastAsia="Arial Unicode MS" w:hAnsi="Arial Unicode MS" w:cs="Arial Unicode MS" w:hint="eastAsia"/>
          <w:b/>
          <w:color w:val="000000" w:themeColor="text1"/>
        </w:rPr>
        <w:t xml:space="preserve">Human→Algorithm→Human (secondary contrast, to examine the role of </w:t>
      </w:r>
      <w:commentRangeEnd w:id="38"/>
      <w:r w:rsidRPr="00403717">
        <w:rPr>
          <w:rStyle w:val="CommentReference"/>
          <w:color w:val="000000" w:themeColor="text1"/>
        </w:rPr>
        <w:commentReference w:id="38"/>
      </w:r>
      <w:commentRangeEnd w:id="39"/>
      <w:r w:rsidRPr="00403717">
        <w:rPr>
          <w:rStyle w:val="CommentReference"/>
          <w:color w:val="000000" w:themeColor="text1"/>
        </w:rPr>
        <w:commentReference w:id="39"/>
      </w:r>
      <w:commentRangeEnd w:id="40"/>
      <w:r w:rsidRPr="00403717">
        <w:rPr>
          <w:rStyle w:val="CommentReference"/>
          <w:color w:val="000000" w:themeColor="text1"/>
        </w:rPr>
        <w:commentReference w:id="40"/>
      </w:r>
      <w:commentRangeEnd w:id="41"/>
      <w:r w:rsidRPr="00403717">
        <w:rPr>
          <w:rStyle w:val="CommentReference"/>
          <w:color w:val="000000" w:themeColor="text1"/>
        </w:rPr>
        <w:commentReference w:id="41"/>
      </w:r>
      <w:r w:rsidRPr="00403717">
        <w:rPr>
          <w:rFonts w:ascii="Arial Unicode MS" w:eastAsia="Arial Unicode MS" w:hAnsi="Arial Unicode MS" w:cs="Arial Unicode MS" w:hint="eastAsia"/>
          <w:b/>
          <w:color w:val="000000" w:themeColor="text1"/>
        </w:rPr>
        <w:t>anthropomorphism)</w:t>
      </w:r>
      <w:r w:rsidRPr="00403717">
        <w:rPr>
          <w:color w:val="000000" w:themeColor="text1"/>
        </w:rPr>
        <w:t xml:space="preserve">: </w:t>
      </w:r>
      <w:commentRangeStart w:id="42"/>
      <w:commentRangeStart w:id="43"/>
      <w:commentRangeStart w:id="44"/>
      <w:commentRangeStart w:id="45"/>
      <w:r w:rsidRPr="00403717">
        <w:rPr>
          <w:color w:val="000000" w:themeColor="text1"/>
        </w:rPr>
        <w:t>Participants are paired via the same matching mechanism as treatment #1, but no AI roles explicitly involved, with no conversational AI present.</w:t>
      </w:r>
      <w:commentRangeEnd w:id="42"/>
      <w:r w:rsidRPr="00403717">
        <w:rPr>
          <w:rStyle w:val="CommentReference"/>
          <w:color w:val="000000" w:themeColor="text1"/>
        </w:rPr>
        <w:commentReference w:id="42"/>
      </w:r>
      <w:commentRangeEnd w:id="43"/>
      <w:r w:rsidRPr="00403717">
        <w:rPr>
          <w:rStyle w:val="CommentReference"/>
          <w:color w:val="000000" w:themeColor="text1"/>
        </w:rPr>
        <w:commentReference w:id="43"/>
      </w:r>
      <w:commentRangeEnd w:id="44"/>
      <w:r w:rsidRPr="00403717">
        <w:rPr>
          <w:rStyle w:val="CommentReference"/>
          <w:color w:val="000000" w:themeColor="text1"/>
        </w:rPr>
        <w:commentReference w:id="44"/>
      </w:r>
      <w:commentRangeEnd w:id="45"/>
      <w:r w:rsidRPr="00403717">
        <w:rPr>
          <w:rStyle w:val="CommentReference"/>
          <w:color w:val="000000" w:themeColor="text1"/>
        </w:rPr>
        <w:commentReference w:id="45"/>
      </w:r>
    </w:p>
    <w:p w14:paraId="56747363" w14:textId="77777777" w:rsidR="00297C5A" w:rsidRPr="00403717" w:rsidRDefault="00297C5A" w:rsidP="00297C5A">
      <w:pPr>
        <w:numPr>
          <w:ilvl w:val="0"/>
          <w:numId w:val="3"/>
        </w:numPr>
        <w:rPr>
          <w:color w:val="000000" w:themeColor="text1"/>
        </w:rPr>
      </w:pPr>
      <w:r w:rsidRPr="00403717">
        <w:rPr>
          <w:b/>
          <w:color w:val="000000" w:themeColor="text1"/>
        </w:rPr>
        <w:t>Human-Human (control</w:t>
      </w:r>
      <w:commentRangeStart w:id="46"/>
      <w:r w:rsidRPr="00403717">
        <w:rPr>
          <w:b/>
          <w:color w:val="000000" w:themeColor="text1"/>
        </w:rPr>
        <w:t>)</w:t>
      </w:r>
      <w:r w:rsidRPr="00403717">
        <w:rPr>
          <w:color w:val="000000" w:themeColor="text1"/>
        </w:rPr>
        <w:t xml:space="preserve">: </w:t>
      </w:r>
      <w:commentRangeStart w:id="47"/>
      <w:r w:rsidRPr="00403717">
        <w:rPr>
          <w:color w:val="000000" w:themeColor="text1"/>
        </w:rPr>
        <w:t>Participants browse peer self-introductions and freely choose a partner to chat with.</w:t>
      </w:r>
      <w:commentRangeEnd w:id="46"/>
      <w:r w:rsidRPr="00403717">
        <w:rPr>
          <w:rStyle w:val="CommentReference"/>
          <w:color w:val="000000" w:themeColor="text1"/>
        </w:rPr>
        <w:commentReference w:id="46"/>
      </w:r>
      <w:commentRangeEnd w:id="47"/>
      <w:r w:rsidRPr="00403717">
        <w:rPr>
          <w:rStyle w:val="CommentReference"/>
          <w:color w:val="000000" w:themeColor="text1"/>
        </w:rPr>
        <w:commentReference w:id="47"/>
      </w:r>
    </w:p>
    <w:p w14:paraId="4C7B8BC9" w14:textId="77777777" w:rsidR="00297C5A" w:rsidRPr="00403717" w:rsidRDefault="00297C5A" w:rsidP="00297C5A">
      <w:pPr>
        <w:pStyle w:val="ListParagraph"/>
        <w:numPr>
          <w:ilvl w:val="0"/>
          <w:numId w:val="3"/>
        </w:numPr>
        <w:rPr>
          <w:color w:val="000000" w:themeColor="text1"/>
        </w:rPr>
      </w:pPr>
      <w:r w:rsidRPr="00403717">
        <w:rPr>
          <w:color w:val="000000" w:themeColor="text1"/>
        </w:rPr>
        <w:t>Human</w:t>
      </w:r>
      <w:r w:rsidRPr="00403717">
        <w:rPr>
          <w:rFonts w:hint="eastAsia"/>
          <w:color w:val="000000" w:themeColor="text1"/>
        </w:rPr>
        <w:t>→</w:t>
      </w:r>
      <w:r w:rsidRPr="00403717">
        <w:rPr>
          <w:color w:val="000000" w:themeColor="text1"/>
        </w:rPr>
        <w:t>Human</w:t>
      </w:r>
      <w:r w:rsidRPr="00403717">
        <w:rPr>
          <w:rFonts w:hint="eastAsia"/>
          <w:color w:val="000000" w:themeColor="text1"/>
        </w:rPr>
        <w:t>→</w:t>
      </w:r>
      <w:r w:rsidRPr="00403717">
        <w:rPr>
          <w:color w:val="000000" w:themeColor="text1"/>
        </w:rPr>
        <w:t>Human: A trained facilitator introduces the user to another human, providing a rationale for the match. (</w:t>
      </w:r>
      <w:r w:rsidRPr="00403717">
        <w:rPr>
          <w:b/>
          <w:bCs/>
          <w:color w:val="000000" w:themeColor="text1"/>
        </w:rPr>
        <w:t>dropped for now given that it</w:t>
      </w:r>
      <w:r w:rsidRPr="00403717">
        <w:rPr>
          <w:rFonts w:hint="eastAsia"/>
          <w:b/>
          <w:bCs/>
          <w:color w:val="000000" w:themeColor="text1"/>
        </w:rPr>
        <w:t>’</w:t>
      </w:r>
      <w:r w:rsidRPr="00403717">
        <w:rPr>
          <w:b/>
          <w:bCs/>
          <w:color w:val="000000" w:themeColor="text1"/>
        </w:rPr>
        <w:t>s expensive, see if we can get help from CDR staffs in the future</w:t>
      </w:r>
      <w:r w:rsidRPr="00403717">
        <w:rPr>
          <w:color w:val="000000" w:themeColor="text1"/>
        </w:rPr>
        <w:t>)</w:t>
      </w:r>
    </w:p>
    <w:p w14:paraId="3AAE6A4C" w14:textId="77777777" w:rsidR="00297C5A" w:rsidRPr="00403717" w:rsidRDefault="00297C5A" w:rsidP="00297C5A">
      <w:pPr>
        <w:ind w:left="360"/>
        <w:rPr>
          <w:color w:val="000000" w:themeColor="text1"/>
          <w:lang w:eastAsia="zh-CN"/>
        </w:rPr>
      </w:pPr>
    </w:p>
    <w:p w14:paraId="5030BC00" w14:textId="77777777" w:rsidR="00297C5A" w:rsidRPr="00403717" w:rsidRDefault="00297C5A" w:rsidP="00297C5A">
      <w:pPr>
        <w:rPr>
          <w:rFonts w:ascii="Arial Unicode MS" w:eastAsia="Arial Unicode MS" w:hAnsi="Arial Unicode MS" w:cs="Arial Unicode MS"/>
          <w:b/>
          <w:color w:val="000000" w:themeColor="text1"/>
          <w:shd w:val="clear" w:color="auto" w:fill="F4CCCC"/>
          <w:lang w:eastAsia="zh-CN"/>
        </w:rPr>
      </w:pPr>
      <w:r w:rsidRPr="00403717">
        <w:rPr>
          <w:color w:val="000000" w:themeColor="text1"/>
          <w:lang w:eastAsia="zh-CN"/>
        </w:rPr>
        <w:t xml:space="preserve">See </w:t>
      </w:r>
      <w:r w:rsidRPr="00403717">
        <w:rPr>
          <w:b/>
          <w:bCs/>
          <w:color w:val="000000" w:themeColor="text1"/>
          <w:lang w:eastAsia="zh-CN"/>
        </w:rPr>
        <w:t>Table 1</w:t>
      </w:r>
      <w:r w:rsidRPr="00403717">
        <w:rPr>
          <w:color w:val="000000" w:themeColor="text1"/>
          <w:lang w:eastAsia="zh-CN"/>
        </w:rPr>
        <w:t xml:space="preserve"> below for a summarization of conditions and focal variables of interest.</w:t>
      </w:r>
    </w:p>
    <w:p w14:paraId="78A93665" w14:textId="77777777" w:rsidR="00297C5A" w:rsidRPr="00403717" w:rsidRDefault="00297C5A" w:rsidP="00297C5A">
      <w:pPr>
        <w:rPr>
          <w:rFonts w:ascii="Arial Unicode MS" w:eastAsia="Arial Unicode MS" w:hAnsi="Arial Unicode MS" w:cs="Arial Unicode MS"/>
          <w:b/>
          <w:color w:val="000000" w:themeColor="text1"/>
          <w:shd w:val="clear" w:color="auto" w:fill="F4CCCC"/>
          <w:lang w:eastAsia="zh-CN"/>
        </w:rPr>
      </w:pPr>
    </w:p>
    <w:p w14:paraId="0E98BE33" w14:textId="77777777" w:rsidR="00297C5A" w:rsidRPr="00403717" w:rsidRDefault="00297C5A" w:rsidP="00297C5A">
      <w:pPr>
        <w:ind w:left="360"/>
        <w:rPr>
          <w:bCs/>
          <w:color w:val="000000" w:themeColor="text1"/>
          <w:lang w:eastAsia="zh-CN"/>
        </w:rPr>
      </w:pPr>
      <w:r w:rsidRPr="00403717">
        <w:rPr>
          <w:b/>
          <w:color w:val="000000" w:themeColor="text1"/>
          <w:lang w:eastAsia="zh-CN"/>
        </w:rPr>
        <w:t>Table 1.</w:t>
      </w:r>
      <w:r w:rsidRPr="00403717">
        <w:rPr>
          <w:bCs/>
          <w:color w:val="000000" w:themeColor="text1"/>
          <w:lang w:eastAsia="zh-CN"/>
        </w:rPr>
        <w:t xml:space="preserve"> Summarization of conditions and focal variables of interest.</w:t>
      </w:r>
    </w:p>
    <w:tbl>
      <w:tblPr>
        <w:tblStyle w:val="TableGrid"/>
        <w:tblW w:w="8815" w:type="dxa"/>
        <w:jc w:val="center"/>
        <w:tblInd w:w="0" w:type="dxa"/>
        <w:tblLook w:val="04A0" w:firstRow="1" w:lastRow="0" w:firstColumn="1" w:lastColumn="0" w:noHBand="0" w:noVBand="1"/>
      </w:tblPr>
      <w:tblGrid>
        <w:gridCol w:w="2838"/>
        <w:gridCol w:w="1300"/>
        <w:gridCol w:w="2260"/>
        <w:gridCol w:w="2492"/>
      </w:tblGrid>
      <w:tr w:rsidR="00403717" w:rsidRPr="00403717" w14:paraId="2757039E"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14C56799" w14:textId="77777777" w:rsidR="00297C5A" w:rsidRPr="00403717" w:rsidRDefault="00297C5A">
            <w:pPr>
              <w:spacing w:line="240" w:lineRule="auto"/>
              <w:jc w:val="center"/>
              <w:rPr>
                <w:rFonts w:ascii="Aptos Narrow" w:eastAsia="Times New Roman" w:hAnsi="Aptos Narrow" w:cs="Times New Roman"/>
                <w:b/>
                <w:bCs/>
                <w:color w:val="000000" w:themeColor="text1"/>
                <w:sz w:val="24"/>
                <w:szCs w:val="24"/>
                <w:lang w:val="en-US" w:eastAsia="zh-CN"/>
              </w:rPr>
            </w:pPr>
            <w:bookmarkStart w:id="48" w:name="_Hlk211959138"/>
            <w:r w:rsidRPr="00403717">
              <w:rPr>
                <w:rFonts w:ascii="Aptos Narrow" w:eastAsia="Times New Roman" w:hAnsi="Aptos Narrow" w:cs="Times New Roman"/>
                <w:b/>
                <w:bCs/>
                <w:color w:val="000000" w:themeColor="text1"/>
                <w:sz w:val="24"/>
                <w:szCs w:val="24"/>
                <w:lang w:eastAsia="zh-CN"/>
              </w:rPr>
              <w:t>Condition</w:t>
            </w:r>
          </w:p>
        </w:tc>
        <w:tc>
          <w:tcPr>
            <w:tcW w:w="1300" w:type="dxa"/>
            <w:tcBorders>
              <w:top w:val="single" w:sz="4" w:space="0" w:color="auto"/>
              <w:left w:val="single" w:sz="4" w:space="0" w:color="auto"/>
              <w:bottom w:val="single" w:sz="4" w:space="0" w:color="auto"/>
              <w:right w:val="single" w:sz="4" w:space="0" w:color="auto"/>
            </w:tcBorders>
            <w:noWrap/>
            <w:hideMark/>
          </w:tcPr>
          <w:p w14:paraId="74240D7B" w14:textId="77777777" w:rsidR="00297C5A" w:rsidRPr="00403717" w:rsidRDefault="00297C5A">
            <w:pPr>
              <w:spacing w:line="240" w:lineRule="auto"/>
              <w:jc w:val="center"/>
              <w:rPr>
                <w:rFonts w:ascii="Aptos Narrow" w:eastAsia="Times New Roman" w:hAnsi="Aptos Narrow" w:cs="Times New Roman"/>
                <w:b/>
                <w:bCs/>
                <w:color w:val="000000" w:themeColor="text1"/>
                <w:sz w:val="24"/>
                <w:szCs w:val="24"/>
                <w:lang w:val="en-US" w:eastAsia="zh-CN"/>
              </w:rPr>
            </w:pPr>
            <w:r w:rsidRPr="00403717">
              <w:rPr>
                <w:rFonts w:ascii="Aptos Narrow" w:eastAsia="Times New Roman" w:hAnsi="Aptos Narrow" w:cs="Times New Roman"/>
                <w:b/>
                <w:bCs/>
                <w:color w:val="000000" w:themeColor="text1"/>
                <w:sz w:val="24"/>
                <w:szCs w:val="24"/>
                <w:lang w:eastAsia="zh-CN"/>
              </w:rPr>
              <w:t>Broker</w:t>
            </w:r>
          </w:p>
        </w:tc>
        <w:tc>
          <w:tcPr>
            <w:tcW w:w="2185" w:type="dxa"/>
            <w:tcBorders>
              <w:top w:val="single" w:sz="4" w:space="0" w:color="auto"/>
              <w:left w:val="single" w:sz="4" w:space="0" w:color="auto"/>
              <w:bottom w:val="single" w:sz="4" w:space="0" w:color="auto"/>
              <w:right w:val="single" w:sz="4" w:space="0" w:color="auto"/>
            </w:tcBorders>
            <w:noWrap/>
            <w:hideMark/>
          </w:tcPr>
          <w:p w14:paraId="26260AAA" w14:textId="77777777" w:rsidR="00297C5A" w:rsidRPr="00403717" w:rsidRDefault="00297C5A">
            <w:pPr>
              <w:spacing w:line="240" w:lineRule="auto"/>
              <w:jc w:val="center"/>
              <w:rPr>
                <w:rFonts w:ascii="Aptos Narrow" w:eastAsia="Times New Roman" w:hAnsi="Aptos Narrow" w:cs="Times New Roman"/>
                <w:b/>
                <w:bCs/>
                <w:color w:val="000000" w:themeColor="text1"/>
                <w:sz w:val="24"/>
                <w:szCs w:val="24"/>
                <w:lang w:val="en-US" w:eastAsia="zh-CN"/>
              </w:rPr>
            </w:pPr>
            <w:r w:rsidRPr="00403717">
              <w:rPr>
                <w:rFonts w:ascii="Aptos Narrow" w:eastAsia="Times New Roman" w:hAnsi="Aptos Narrow" w:cs="Times New Roman"/>
                <w:b/>
                <w:bCs/>
                <w:color w:val="000000" w:themeColor="text1"/>
                <w:sz w:val="24"/>
                <w:szCs w:val="24"/>
                <w:lang w:eastAsia="zh-CN"/>
              </w:rPr>
              <w:t>Anthropomorphism?</w:t>
            </w:r>
          </w:p>
        </w:tc>
        <w:tc>
          <w:tcPr>
            <w:tcW w:w="2492" w:type="dxa"/>
            <w:tcBorders>
              <w:top w:val="single" w:sz="4" w:space="0" w:color="auto"/>
              <w:left w:val="single" w:sz="4" w:space="0" w:color="auto"/>
              <w:bottom w:val="single" w:sz="4" w:space="0" w:color="auto"/>
              <w:right w:val="single" w:sz="4" w:space="0" w:color="auto"/>
            </w:tcBorders>
            <w:noWrap/>
            <w:hideMark/>
          </w:tcPr>
          <w:p w14:paraId="1C73F3A7" w14:textId="77777777" w:rsidR="00297C5A" w:rsidRPr="00403717" w:rsidRDefault="00297C5A">
            <w:pPr>
              <w:spacing w:line="240" w:lineRule="auto"/>
              <w:jc w:val="center"/>
              <w:rPr>
                <w:rFonts w:ascii="Aptos Narrow" w:eastAsia="Times New Roman" w:hAnsi="Aptos Narrow" w:cs="Times New Roman"/>
                <w:b/>
                <w:bCs/>
                <w:color w:val="000000" w:themeColor="text1"/>
                <w:sz w:val="24"/>
                <w:szCs w:val="24"/>
                <w:lang w:val="en-US" w:eastAsia="zh-CN"/>
              </w:rPr>
            </w:pPr>
            <w:r w:rsidRPr="00403717">
              <w:rPr>
                <w:rFonts w:ascii="Aptos Narrow" w:eastAsia="Times New Roman" w:hAnsi="Aptos Narrow" w:cs="Times New Roman"/>
                <w:b/>
                <w:bCs/>
                <w:color w:val="000000" w:themeColor="text1"/>
                <w:sz w:val="24"/>
                <w:szCs w:val="24"/>
                <w:lang w:eastAsia="zh-CN"/>
              </w:rPr>
              <w:t>Real-world connection</w:t>
            </w:r>
          </w:p>
        </w:tc>
      </w:tr>
      <w:tr w:rsidR="00403717" w:rsidRPr="00403717" w14:paraId="2F13D02C"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503295D8"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proofErr w:type="spellStart"/>
            <w:r w:rsidRPr="00403717">
              <w:rPr>
                <w:rFonts w:ascii="Aptos Narrow" w:eastAsia="Times New Roman" w:hAnsi="Aptos Narrow" w:cs="Times New Roman"/>
                <w:color w:val="000000" w:themeColor="text1"/>
                <w:sz w:val="24"/>
                <w:szCs w:val="24"/>
                <w:lang w:eastAsia="zh-CN"/>
              </w:rPr>
              <w:t>Human→AI→Human</w:t>
            </w:r>
            <w:proofErr w:type="spellEnd"/>
          </w:p>
        </w:tc>
        <w:tc>
          <w:tcPr>
            <w:tcW w:w="1300" w:type="dxa"/>
            <w:tcBorders>
              <w:top w:val="single" w:sz="4" w:space="0" w:color="auto"/>
              <w:left w:val="single" w:sz="4" w:space="0" w:color="auto"/>
              <w:bottom w:val="single" w:sz="4" w:space="0" w:color="auto"/>
              <w:right w:val="single" w:sz="4" w:space="0" w:color="auto"/>
            </w:tcBorders>
            <w:noWrap/>
            <w:hideMark/>
          </w:tcPr>
          <w:p w14:paraId="3FAB6A51"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c>
          <w:tcPr>
            <w:tcW w:w="2185" w:type="dxa"/>
            <w:tcBorders>
              <w:top w:val="single" w:sz="4" w:space="0" w:color="auto"/>
              <w:left w:val="single" w:sz="4" w:space="0" w:color="auto"/>
              <w:bottom w:val="single" w:sz="4" w:space="0" w:color="auto"/>
              <w:right w:val="single" w:sz="4" w:space="0" w:color="auto"/>
            </w:tcBorders>
            <w:noWrap/>
            <w:hideMark/>
          </w:tcPr>
          <w:p w14:paraId="2E1A8004"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c>
          <w:tcPr>
            <w:tcW w:w="2492" w:type="dxa"/>
            <w:tcBorders>
              <w:top w:val="single" w:sz="4" w:space="0" w:color="auto"/>
              <w:left w:val="single" w:sz="4" w:space="0" w:color="auto"/>
              <w:bottom w:val="single" w:sz="4" w:space="0" w:color="auto"/>
              <w:right w:val="single" w:sz="4" w:space="0" w:color="auto"/>
            </w:tcBorders>
            <w:noWrap/>
            <w:hideMark/>
          </w:tcPr>
          <w:p w14:paraId="49ADE415"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r>
      <w:tr w:rsidR="00403717" w:rsidRPr="00403717" w14:paraId="43FF5B37"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2625F9F5"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proofErr w:type="spellStart"/>
            <w:r w:rsidRPr="00403717">
              <w:rPr>
                <w:rFonts w:ascii="Aptos Narrow" w:eastAsia="Times New Roman" w:hAnsi="Aptos Narrow" w:cs="Times New Roman"/>
                <w:color w:val="000000" w:themeColor="text1"/>
                <w:sz w:val="24"/>
                <w:szCs w:val="24"/>
                <w:lang w:eastAsia="zh-CN"/>
              </w:rPr>
              <w:t>Human→AI→AI</w:t>
            </w:r>
            <w:proofErr w:type="spellEnd"/>
          </w:p>
        </w:tc>
        <w:tc>
          <w:tcPr>
            <w:tcW w:w="1300" w:type="dxa"/>
            <w:tcBorders>
              <w:top w:val="single" w:sz="4" w:space="0" w:color="auto"/>
              <w:left w:val="single" w:sz="4" w:space="0" w:color="auto"/>
              <w:bottom w:val="single" w:sz="4" w:space="0" w:color="auto"/>
              <w:right w:val="single" w:sz="4" w:space="0" w:color="auto"/>
            </w:tcBorders>
            <w:noWrap/>
            <w:hideMark/>
          </w:tcPr>
          <w:p w14:paraId="19F2FAE8"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c>
          <w:tcPr>
            <w:tcW w:w="2185" w:type="dxa"/>
            <w:tcBorders>
              <w:top w:val="single" w:sz="4" w:space="0" w:color="auto"/>
              <w:left w:val="single" w:sz="4" w:space="0" w:color="auto"/>
              <w:bottom w:val="single" w:sz="4" w:space="0" w:color="auto"/>
              <w:right w:val="single" w:sz="4" w:space="0" w:color="auto"/>
            </w:tcBorders>
            <w:noWrap/>
            <w:hideMark/>
          </w:tcPr>
          <w:p w14:paraId="19905406"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c>
          <w:tcPr>
            <w:tcW w:w="2492" w:type="dxa"/>
            <w:tcBorders>
              <w:top w:val="single" w:sz="4" w:space="0" w:color="auto"/>
              <w:left w:val="single" w:sz="4" w:space="0" w:color="auto"/>
              <w:bottom w:val="single" w:sz="4" w:space="0" w:color="auto"/>
              <w:right w:val="single" w:sz="4" w:space="0" w:color="auto"/>
            </w:tcBorders>
            <w:noWrap/>
            <w:hideMark/>
          </w:tcPr>
          <w:p w14:paraId="50F4376E"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no</w:t>
            </w:r>
          </w:p>
        </w:tc>
      </w:tr>
      <w:tr w:rsidR="00403717" w:rsidRPr="00403717" w14:paraId="17ECA2CA"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365B282B"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proofErr w:type="spellStart"/>
            <w:r w:rsidRPr="00403717">
              <w:rPr>
                <w:rFonts w:ascii="Aptos Narrow" w:eastAsia="Times New Roman" w:hAnsi="Aptos Narrow" w:cs="Times New Roman"/>
                <w:color w:val="000000" w:themeColor="text1"/>
                <w:sz w:val="24"/>
                <w:szCs w:val="24"/>
                <w:lang w:eastAsia="zh-CN"/>
              </w:rPr>
              <w:t>Human→Algorithm→Human</w:t>
            </w:r>
            <w:proofErr w:type="spellEnd"/>
          </w:p>
        </w:tc>
        <w:tc>
          <w:tcPr>
            <w:tcW w:w="1300" w:type="dxa"/>
            <w:tcBorders>
              <w:top w:val="single" w:sz="4" w:space="0" w:color="auto"/>
              <w:left w:val="single" w:sz="4" w:space="0" w:color="auto"/>
              <w:bottom w:val="single" w:sz="4" w:space="0" w:color="auto"/>
              <w:right w:val="single" w:sz="4" w:space="0" w:color="auto"/>
            </w:tcBorders>
            <w:noWrap/>
            <w:hideMark/>
          </w:tcPr>
          <w:p w14:paraId="6220D5A2"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c>
          <w:tcPr>
            <w:tcW w:w="2185" w:type="dxa"/>
            <w:tcBorders>
              <w:top w:val="single" w:sz="4" w:space="0" w:color="auto"/>
              <w:left w:val="single" w:sz="4" w:space="0" w:color="auto"/>
              <w:bottom w:val="single" w:sz="4" w:space="0" w:color="auto"/>
              <w:right w:val="single" w:sz="4" w:space="0" w:color="auto"/>
            </w:tcBorders>
            <w:noWrap/>
            <w:hideMark/>
          </w:tcPr>
          <w:p w14:paraId="20B083CA"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no</w:t>
            </w:r>
          </w:p>
        </w:tc>
        <w:tc>
          <w:tcPr>
            <w:tcW w:w="2492" w:type="dxa"/>
            <w:tcBorders>
              <w:top w:val="single" w:sz="4" w:space="0" w:color="auto"/>
              <w:left w:val="single" w:sz="4" w:space="0" w:color="auto"/>
              <w:bottom w:val="single" w:sz="4" w:space="0" w:color="auto"/>
              <w:right w:val="single" w:sz="4" w:space="0" w:color="auto"/>
            </w:tcBorders>
            <w:noWrap/>
            <w:hideMark/>
          </w:tcPr>
          <w:p w14:paraId="2EBCB15A"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r>
      <w:tr w:rsidR="00403717" w:rsidRPr="00403717" w14:paraId="55EDC3A9"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6C2DD1BB"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Human-Human</w:t>
            </w:r>
          </w:p>
        </w:tc>
        <w:tc>
          <w:tcPr>
            <w:tcW w:w="1300" w:type="dxa"/>
            <w:tcBorders>
              <w:top w:val="single" w:sz="4" w:space="0" w:color="auto"/>
              <w:left w:val="single" w:sz="4" w:space="0" w:color="auto"/>
              <w:bottom w:val="single" w:sz="4" w:space="0" w:color="auto"/>
              <w:right w:val="single" w:sz="4" w:space="0" w:color="auto"/>
            </w:tcBorders>
            <w:noWrap/>
            <w:hideMark/>
          </w:tcPr>
          <w:p w14:paraId="34D3F589"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no</w:t>
            </w:r>
          </w:p>
        </w:tc>
        <w:tc>
          <w:tcPr>
            <w:tcW w:w="2185" w:type="dxa"/>
            <w:tcBorders>
              <w:top w:val="single" w:sz="4" w:space="0" w:color="auto"/>
              <w:left w:val="single" w:sz="4" w:space="0" w:color="auto"/>
              <w:bottom w:val="single" w:sz="4" w:space="0" w:color="auto"/>
              <w:right w:val="single" w:sz="4" w:space="0" w:color="auto"/>
            </w:tcBorders>
            <w:noWrap/>
            <w:hideMark/>
          </w:tcPr>
          <w:p w14:paraId="427F5353"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w:t>
            </w:r>
          </w:p>
        </w:tc>
        <w:tc>
          <w:tcPr>
            <w:tcW w:w="2492" w:type="dxa"/>
            <w:tcBorders>
              <w:top w:val="single" w:sz="4" w:space="0" w:color="auto"/>
              <w:left w:val="single" w:sz="4" w:space="0" w:color="auto"/>
              <w:bottom w:val="single" w:sz="4" w:space="0" w:color="auto"/>
              <w:right w:val="single" w:sz="4" w:space="0" w:color="auto"/>
            </w:tcBorders>
            <w:noWrap/>
            <w:hideMark/>
          </w:tcPr>
          <w:p w14:paraId="29AC66BA"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check</w:t>
            </w:r>
          </w:p>
        </w:tc>
      </w:tr>
    </w:tbl>
    <w:p w14:paraId="1D781F49" w14:textId="77777777" w:rsidR="00297C5A" w:rsidRPr="00403717" w:rsidRDefault="00297C5A" w:rsidP="00297C5A">
      <w:pPr>
        <w:pStyle w:val="Heading3"/>
        <w:keepNext w:val="0"/>
        <w:keepLines w:val="0"/>
        <w:spacing w:before="280"/>
        <w:rPr>
          <w:rFonts w:eastAsia="SimSun" w:cs="Arial"/>
          <w:b/>
          <w:color w:val="000000" w:themeColor="text1"/>
          <w:sz w:val="26"/>
          <w:szCs w:val="26"/>
        </w:rPr>
      </w:pPr>
      <w:bookmarkStart w:id="49" w:name="_vh348nbrxy5s"/>
      <w:bookmarkStart w:id="50" w:name="_Hlk211959093"/>
      <w:bookmarkEnd w:id="48"/>
      <w:bookmarkEnd w:id="49"/>
      <w:r w:rsidRPr="00403717">
        <w:rPr>
          <w:b/>
          <w:color w:val="000000" w:themeColor="text1"/>
          <w:sz w:val="26"/>
          <w:szCs w:val="26"/>
        </w:rPr>
        <w:t>Procedure</w:t>
      </w:r>
    </w:p>
    <w:p w14:paraId="2454F4C9" w14:textId="77777777" w:rsidR="00297C5A" w:rsidRPr="00220FD8" w:rsidRDefault="00297C5A" w:rsidP="00297C5A">
      <w:pPr>
        <w:spacing w:before="240" w:after="240"/>
        <w:ind w:left="720"/>
        <w:rPr>
          <w:rFonts w:hint="eastAsia"/>
          <w:color w:val="000000" w:themeColor="text1"/>
          <w:lang w:val="en-US" w:eastAsia="zh-CN"/>
        </w:rPr>
      </w:pPr>
      <w:commentRangeStart w:id="51"/>
      <w:commentRangeStart w:id="52"/>
      <w:commentRangeStart w:id="53"/>
      <w:r w:rsidRPr="00403717">
        <w:rPr>
          <w:color w:val="000000" w:themeColor="text1"/>
        </w:rPr>
        <w:t>Each experimental session will involve 12–20 participants, yielding 6–10 matched pairs per round. This cohort size ensures sufficient diversity for AI-generated ranked preferences to be meaningful while allowing the centralized allocation algorithm to resolve conflicts fairly. To prevent unpaired participants, we will use standby AI partners in case of dropout.</w:t>
      </w:r>
      <w:commentRangeEnd w:id="51"/>
      <w:r w:rsidRPr="00403717">
        <w:rPr>
          <w:rStyle w:val="CommentReference"/>
          <w:color w:val="000000" w:themeColor="text1"/>
        </w:rPr>
        <w:commentReference w:id="51"/>
      </w:r>
      <w:commentRangeEnd w:id="52"/>
      <w:r w:rsidRPr="00403717">
        <w:rPr>
          <w:rStyle w:val="CommentReference"/>
          <w:color w:val="000000" w:themeColor="text1"/>
        </w:rPr>
        <w:commentReference w:id="52"/>
      </w:r>
      <w:commentRangeEnd w:id="53"/>
      <w:r w:rsidRPr="00403717">
        <w:rPr>
          <w:rStyle w:val="CommentReference"/>
          <w:color w:val="000000" w:themeColor="text1"/>
        </w:rPr>
        <w:commentReference w:id="53"/>
      </w:r>
    </w:p>
    <w:bookmarkEnd w:id="50"/>
    <w:p w14:paraId="6A3F7E83" w14:textId="77777777" w:rsidR="00297C5A" w:rsidRPr="00403717" w:rsidRDefault="00297C5A" w:rsidP="00297C5A">
      <w:pPr>
        <w:numPr>
          <w:ilvl w:val="0"/>
          <w:numId w:val="4"/>
        </w:numPr>
        <w:spacing w:before="240" w:after="240"/>
        <w:rPr>
          <w:color w:val="000000" w:themeColor="text1"/>
        </w:rPr>
      </w:pPr>
      <w:commentRangeStart w:id="54"/>
      <w:r w:rsidRPr="00403717">
        <w:rPr>
          <w:b/>
          <w:color w:val="000000" w:themeColor="text1"/>
        </w:rPr>
        <w:t>Baseline survey (5 mins)</w:t>
      </w:r>
      <w:r w:rsidRPr="00403717">
        <w:rPr>
          <w:color w:val="000000" w:themeColor="text1"/>
        </w:rPr>
        <w:t xml:space="preserve">: </w:t>
      </w:r>
      <w:commentRangeEnd w:id="54"/>
      <w:r w:rsidRPr="00403717">
        <w:rPr>
          <w:rStyle w:val="CommentReference"/>
          <w:color w:val="000000" w:themeColor="text1"/>
        </w:rPr>
        <w:commentReference w:id="54"/>
      </w:r>
    </w:p>
    <w:p w14:paraId="20E549F9" w14:textId="77777777" w:rsidR="00297C5A" w:rsidRPr="00403717" w:rsidRDefault="00297C5A" w:rsidP="00297C5A">
      <w:pPr>
        <w:pStyle w:val="ListParagraph"/>
        <w:numPr>
          <w:ilvl w:val="0"/>
          <w:numId w:val="5"/>
        </w:numPr>
        <w:spacing w:before="240" w:after="240"/>
        <w:rPr>
          <w:color w:val="000000" w:themeColor="text1"/>
          <w:lang w:eastAsia="zh-CN"/>
        </w:rPr>
      </w:pPr>
      <w:proofErr w:type="gramStart"/>
      <w:r w:rsidRPr="00403717">
        <w:rPr>
          <w:color w:val="000000" w:themeColor="text1"/>
        </w:rPr>
        <w:t>Demographics</w:t>
      </w:r>
      <w:r w:rsidRPr="00403717">
        <w:rPr>
          <w:color w:val="000000" w:themeColor="text1"/>
          <w:lang w:eastAsia="zh-CN"/>
        </w:rPr>
        <w:t>;</w:t>
      </w:r>
      <w:proofErr w:type="gramEnd"/>
    </w:p>
    <w:p w14:paraId="17539BE4" w14:textId="77777777" w:rsidR="00297C5A" w:rsidRPr="00403717" w:rsidRDefault="00297C5A">
      <w:pPr>
        <w:pStyle w:val="ListParagraph"/>
        <w:numPr>
          <w:ilvl w:val="0"/>
          <w:numId w:val="5"/>
        </w:numPr>
        <w:spacing w:before="240" w:after="240"/>
        <w:rPr>
          <w:color w:val="000000" w:themeColor="text1"/>
          <w:lang w:eastAsia="zh-CN"/>
        </w:rPr>
        <w:pPrChange w:id="55" w:author="Unknown" w:date="2025-10-20T21:58:00Z">
          <w:pPr>
            <w:pStyle w:val="ListParagraph"/>
            <w:numPr>
              <w:numId w:val="11"/>
            </w:numPr>
            <w:tabs>
              <w:tab w:val="num" w:pos="360"/>
              <w:tab w:val="num" w:pos="720"/>
            </w:tabs>
            <w:spacing w:before="240" w:after="240"/>
            <w:ind w:hanging="720"/>
          </w:pPr>
        </w:pPrChange>
      </w:pPr>
      <w:r w:rsidRPr="00403717">
        <w:rPr>
          <w:color w:val="000000" w:themeColor="text1"/>
          <w:lang w:eastAsia="zh-CN"/>
        </w:rPr>
        <w:t xml:space="preserve">General well-being, </w:t>
      </w:r>
      <w:r w:rsidRPr="00403717">
        <w:rPr>
          <w:color w:val="000000" w:themeColor="text1"/>
        </w:rPr>
        <w:t xml:space="preserve">loneliness, perceived support, </w:t>
      </w:r>
      <w:r w:rsidRPr="00403717">
        <w:rPr>
          <w:color w:val="000000" w:themeColor="text1"/>
          <w:lang w:eastAsia="zh-CN"/>
        </w:rPr>
        <w:t xml:space="preserve">satisfaction with interpersonal </w:t>
      </w:r>
      <w:proofErr w:type="gramStart"/>
      <w:r w:rsidRPr="00403717">
        <w:rPr>
          <w:color w:val="000000" w:themeColor="text1"/>
          <w:lang w:eastAsia="zh-CN"/>
        </w:rPr>
        <w:t>relations;</w:t>
      </w:r>
      <w:proofErr w:type="gramEnd"/>
    </w:p>
    <w:p w14:paraId="7D9049C6" w14:textId="77777777" w:rsidR="00297C5A" w:rsidRPr="00403717" w:rsidRDefault="00297C5A" w:rsidP="00297C5A">
      <w:pPr>
        <w:pStyle w:val="ListParagraph"/>
        <w:numPr>
          <w:ilvl w:val="0"/>
          <w:numId w:val="5"/>
        </w:numPr>
        <w:spacing w:before="240" w:after="240"/>
        <w:rPr>
          <w:color w:val="000000" w:themeColor="text1"/>
          <w:lang w:eastAsia="zh-CN"/>
        </w:rPr>
      </w:pPr>
      <w:r w:rsidRPr="00403717">
        <w:rPr>
          <w:color w:val="000000" w:themeColor="text1"/>
          <w:lang w:eastAsia="zh-CN"/>
        </w:rPr>
        <w:t>Interpersonal perception (warmth, competence, trust, meta-perception of conversation willingness</w:t>
      </w:r>
      <w:proofErr w:type="gramStart"/>
      <w:r w:rsidRPr="00403717">
        <w:rPr>
          <w:color w:val="000000" w:themeColor="text1"/>
          <w:lang w:eastAsia="zh-CN"/>
        </w:rPr>
        <w:t>);</w:t>
      </w:r>
      <w:proofErr w:type="gramEnd"/>
    </w:p>
    <w:p w14:paraId="236B29DE" w14:textId="77777777" w:rsidR="00297C5A" w:rsidRPr="00403717" w:rsidRDefault="00297C5A" w:rsidP="00297C5A">
      <w:pPr>
        <w:pStyle w:val="ListParagraph"/>
        <w:numPr>
          <w:ilvl w:val="0"/>
          <w:numId w:val="5"/>
        </w:numPr>
        <w:spacing w:before="240" w:after="240"/>
        <w:rPr>
          <w:color w:val="000000" w:themeColor="text1"/>
          <w:lang w:eastAsia="zh-CN"/>
        </w:rPr>
      </w:pPr>
      <w:r w:rsidRPr="00403717">
        <w:rPr>
          <w:color w:val="000000" w:themeColor="text1"/>
          <w:lang w:eastAsia="zh-CN"/>
        </w:rPr>
        <w:t>Willingness of socializing</w:t>
      </w:r>
      <w:r w:rsidRPr="00403717">
        <w:rPr>
          <w:color w:val="000000" w:themeColor="text1"/>
        </w:rPr>
        <w:t xml:space="preserve">, </w:t>
      </w:r>
      <w:r w:rsidRPr="00403717">
        <w:rPr>
          <w:color w:val="000000" w:themeColor="text1"/>
          <w:lang w:eastAsia="zh-CN"/>
        </w:rPr>
        <w:t xml:space="preserve">interpersonal </w:t>
      </w:r>
      <w:proofErr w:type="gramStart"/>
      <w:r w:rsidRPr="00403717">
        <w:rPr>
          <w:color w:val="000000" w:themeColor="text1"/>
          <w:lang w:eastAsia="zh-CN"/>
        </w:rPr>
        <w:t>efficacy;</w:t>
      </w:r>
      <w:proofErr w:type="gramEnd"/>
    </w:p>
    <w:p w14:paraId="6131E391" w14:textId="77777777" w:rsidR="00297C5A" w:rsidRPr="00403717" w:rsidRDefault="00297C5A" w:rsidP="00297C5A">
      <w:pPr>
        <w:pStyle w:val="ListParagraph"/>
        <w:numPr>
          <w:ilvl w:val="0"/>
          <w:numId w:val="5"/>
        </w:numPr>
        <w:spacing w:before="240" w:after="240"/>
        <w:rPr>
          <w:color w:val="000000" w:themeColor="text1"/>
          <w:lang w:eastAsia="zh-CN"/>
        </w:rPr>
      </w:pPr>
      <w:r w:rsidRPr="00403717">
        <w:rPr>
          <w:color w:val="000000" w:themeColor="text1"/>
          <w:lang w:eastAsia="zh-CN"/>
        </w:rPr>
        <w:lastRenderedPageBreak/>
        <w:t>E</w:t>
      </w:r>
      <w:r w:rsidRPr="00403717">
        <w:rPr>
          <w:color w:val="000000" w:themeColor="text1"/>
        </w:rPr>
        <w:t>xpectation</w:t>
      </w:r>
      <w:r w:rsidRPr="00403717">
        <w:rPr>
          <w:color w:val="000000" w:themeColor="text1"/>
          <w:lang w:eastAsia="zh-CN"/>
        </w:rPr>
        <w:t xml:space="preserve"> of conversation. </w:t>
      </w:r>
    </w:p>
    <w:p w14:paraId="51F41B2D" w14:textId="77777777" w:rsidR="00297C5A" w:rsidRPr="00403717" w:rsidRDefault="00297C5A" w:rsidP="00297C5A">
      <w:pPr>
        <w:spacing w:before="240" w:after="240"/>
        <w:ind w:left="720"/>
        <w:rPr>
          <w:color w:val="000000" w:themeColor="text1"/>
        </w:rPr>
      </w:pPr>
      <w:r w:rsidRPr="00403717">
        <w:rPr>
          <w:color w:val="000000" w:themeColor="text1"/>
        </w:rPr>
        <w:t>Cover story:</w:t>
      </w:r>
    </w:p>
    <w:p w14:paraId="1CC35D99" w14:textId="77777777" w:rsidR="00297C5A" w:rsidRPr="00403717" w:rsidRDefault="00297C5A" w:rsidP="00297C5A">
      <w:pPr>
        <w:spacing w:before="240" w:after="240"/>
        <w:ind w:left="720"/>
        <w:rPr>
          <w:i/>
          <w:color w:val="000000" w:themeColor="text1"/>
          <w:u w:val="single"/>
        </w:rPr>
      </w:pPr>
      <w:r w:rsidRPr="00403717">
        <w:rPr>
          <w:i/>
          <w:color w:val="000000" w:themeColor="text1"/>
          <w:u w:val="single"/>
        </w:rPr>
        <w:t>Welcome, and thank you for participating! You’ll be trying a new, game-style social platform in a playful “AI-hosted town.” Our current goal is to test the platform’s stability and basic features (e.g., introductions, chat flow, and prompts). Please use it as naturally as you would at a casual party—meet people, chat, and follow prompts if you like. You may see AI hosts assisting conversations and you may interact with other participants or AI roles through the system. Afterward, we’ll ask for brief feedback about how the experience ran and how well the platform supported conversation.</w:t>
      </w:r>
    </w:p>
    <w:p w14:paraId="0DEA7EAB" w14:textId="77777777" w:rsidR="00297C5A" w:rsidRPr="00403717" w:rsidRDefault="00297C5A" w:rsidP="00297C5A">
      <w:pPr>
        <w:numPr>
          <w:ilvl w:val="0"/>
          <w:numId w:val="4"/>
        </w:numPr>
        <w:spacing w:before="240" w:after="240"/>
        <w:rPr>
          <w:color w:val="000000" w:themeColor="text1"/>
          <w:lang w:eastAsia="zh-CN"/>
        </w:rPr>
      </w:pPr>
      <w:r w:rsidRPr="00403717">
        <w:rPr>
          <w:b/>
          <w:color w:val="000000" w:themeColor="text1"/>
        </w:rPr>
        <w:t xml:space="preserve">User–AI intake (15 min): </w:t>
      </w:r>
      <w:r w:rsidRPr="00403717">
        <w:rPr>
          <w:color w:val="000000" w:themeColor="text1"/>
        </w:rPr>
        <w:t xml:space="preserve">This intake serves both as a warm-up to </w:t>
      </w:r>
      <w:r w:rsidRPr="00403717">
        <w:rPr>
          <w:color w:val="000000" w:themeColor="text1"/>
          <w:lang w:eastAsia="zh-CN"/>
        </w:rPr>
        <w:t>build trust and sense of closeness, and</w:t>
      </w:r>
      <w:r w:rsidRPr="00403717">
        <w:rPr>
          <w:color w:val="000000" w:themeColor="text1"/>
        </w:rPr>
        <w:t xml:space="preserve"> as input for the AI’s matchmaking rationale. It will be a short half-structured dialogue with an AI companion, which will consist of 4-6 main questions and follow-ups. The goal of this section is to get enough textual input from users so we can use the Contextualized Construct Representation (CCR) pipeline </w:t>
      </w:r>
      <w:r w:rsidRPr="00403717">
        <w:rPr>
          <w:color w:val="000000" w:themeColor="text1"/>
        </w:rPr>
        <w:fldChar w:fldCharType="begin"/>
      </w:r>
      <w:r w:rsidRPr="00403717">
        <w:rPr>
          <w:color w:val="000000" w:themeColor="text1"/>
        </w:rPr>
        <w:instrText xml:space="preserve"> ADDIN ZOTERO_ITEM CSL_CITATION {"citationID":"dWOfdzR0","properties":{"formattedCitation":"(Y. Chen et al., 2024)","plainCitation":"(Y. Chen et al., 2024)","noteIndex":0},"citationItems":[{"id":567,"uris":["http://zotero.org/users/7140837/items/5RLBMUUE"],"itemData":{"id":567,"type":"article","abstract":"In this work, we develop a pipeline for historical-psychological text analysis in classical Chinese. Humans have produced texts in various languages for thousands of years; however, most of the computational literature is focused on contemporary languages and corpora. The emerging field of historical psychology relies on computational techniques to extract aspects of psychology from historical corpora using new methods developed in natural language processing (NLP). The present pipeline, called Contextualized Construct Representations (CCR), combines expert knowledge in psychometrics (i.e., psychological surveys) with text representations generated via transformer-based language models to measure psychological constructs such as traditionalism, norm strength, and collectivism in classical Chinese corpora. Considering the scarcity of available data, we propose an indirect supervised contrastive learning approach and build the first Chinese historical psychology corpus (C-HI-PSY) to fine-tune pre-trained models. We evaluate the pipeline to demonstrate its superior performance compared with other approaches. The CCR method outperforms word-embedding-based approaches across all of our tasks and exceeds prompting with GPT-4 in most tasks. Finally, we benchmark the pipeline against objective, external data to further verify its validity.","language":"en","note":"arXiv:2403.00509 [cs]","number":"arXiv:2403.00509","publisher":"arXiv","source":"arXiv.org","title":"Surveying the dead minds: historical-psychological text analysis with contextualized construct representation (CCR) for classical chinese","title-short":"Surveying the dead minds","URL":"http://arxiv.org/abs/2403.00509","author":[{"family":"Chen","given":"Yuqi"},{"family":"Li","given":"Sixuan"},{"family":"Li","given":"Ying"},{"family":"Atari","given":"Mohammad"}],"accessed":{"date-parts":[["2024",3,5]]},"issued":{"date-parts":[["2024",3,1]]}}}],"schema":"https://github.com/citation-style-language/schema/raw/master/csl-citation.json"} </w:instrText>
      </w:r>
      <w:r w:rsidRPr="00403717">
        <w:rPr>
          <w:color w:val="000000" w:themeColor="text1"/>
        </w:rPr>
        <w:fldChar w:fldCharType="separate"/>
      </w:r>
      <w:r w:rsidRPr="00403717">
        <w:rPr>
          <w:noProof/>
          <w:color w:val="000000" w:themeColor="text1"/>
        </w:rPr>
        <w:t>(Y. Chen et al., 2024)</w:t>
      </w:r>
      <w:r w:rsidRPr="00403717">
        <w:rPr>
          <w:color w:val="000000" w:themeColor="text1"/>
        </w:rPr>
        <w:fldChar w:fldCharType="end"/>
      </w:r>
      <w:r w:rsidRPr="00403717">
        <w:rPr>
          <w:color w:val="000000" w:themeColor="text1"/>
          <w:lang w:eastAsia="zh-CN"/>
        </w:rPr>
        <w:t xml:space="preserve"> </w:t>
      </w:r>
      <w:r w:rsidRPr="00403717">
        <w:rPr>
          <w:color w:val="000000" w:themeColor="text1"/>
        </w:rPr>
        <w:t xml:space="preserve">to assess their key base-line psychological variables. In this study, they are general well-being, loneliness, perceived social support, and relationship motivation. Here is the </w:t>
      </w:r>
      <w:hyperlink r:id="rId11" w:history="1">
        <w:r w:rsidRPr="00403717">
          <w:rPr>
            <w:rStyle w:val="Hyperlink"/>
            <w:color w:val="000000" w:themeColor="text1"/>
          </w:rPr>
          <w:t>question set/script</w:t>
        </w:r>
      </w:hyperlink>
      <w:r w:rsidRPr="00403717">
        <w:rPr>
          <w:color w:val="000000" w:themeColor="text1"/>
        </w:rPr>
        <w:t>.</w:t>
      </w:r>
    </w:p>
    <w:p w14:paraId="780A0F8E" w14:textId="77777777" w:rsidR="00297C5A" w:rsidRPr="00403717" w:rsidRDefault="00297C5A" w:rsidP="00297C5A">
      <w:pPr>
        <w:numPr>
          <w:ilvl w:val="0"/>
          <w:numId w:val="6"/>
        </w:numPr>
        <w:spacing w:before="240" w:after="240"/>
        <w:rPr>
          <w:b/>
          <w:color w:val="000000" w:themeColor="text1"/>
        </w:rPr>
      </w:pPr>
      <w:commentRangeStart w:id="56"/>
      <w:r w:rsidRPr="00403717">
        <w:rPr>
          <w:b/>
          <w:color w:val="000000" w:themeColor="text1"/>
        </w:rPr>
        <w:t>Matching (&lt;30 seconds):</w:t>
      </w:r>
      <w:commentRangeEnd w:id="56"/>
      <w:r w:rsidRPr="00403717">
        <w:rPr>
          <w:rStyle w:val="CommentReference"/>
          <w:color w:val="000000" w:themeColor="text1"/>
        </w:rPr>
        <w:commentReference w:id="56"/>
      </w:r>
    </w:p>
    <w:p w14:paraId="3503A596" w14:textId="77777777" w:rsidR="00297C5A" w:rsidRPr="00403717" w:rsidRDefault="00297C5A" w:rsidP="00297C5A">
      <w:pPr>
        <w:spacing w:before="240" w:after="240"/>
        <w:ind w:left="720"/>
        <w:rPr>
          <w:color w:val="000000" w:themeColor="text1"/>
        </w:rPr>
      </w:pPr>
      <w:r w:rsidRPr="00403717">
        <w:rPr>
          <w:color w:val="000000" w:themeColor="text1"/>
        </w:rPr>
        <w:t xml:space="preserve">Intake information from all participants is aggregated and provided to all AI agents, which independently generate ranked match preferences. </w:t>
      </w:r>
      <w:commentRangeStart w:id="57"/>
      <w:r w:rsidRPr="00403717">
        <w:rPr>
          <w:color w:val="000000" w:themeColor="text1"/>
        </w:rPr>
        <w:t>A centralized allocation process then ensures that each participant is matched once, resolving conflicts using a deferred acceptance–style algorithm.(</w:t>
      </w:r>
      <w:bookmarkStart w:id="58" w:name="_Hlk211199183"/>
      <w:r w:rsidRPr="00403717">
        <w:rPr>
          <w:color w:val="000000" w:themeColor="text1"/>
        </w:rPr>
        <w:fldChar w:fldCharType="begin"/>
      </w:r>
      <w:r w:rsidRPr="00403717">
        <w:rPr>
          <w:color w:val="000000" w:themeColor="text1"/>
        </w:rPr>
        <w:instrText>HYPERLINK "https://docs.google.com/document/d/1VrwATmcqpc6-u1tKpR9VxxdEmb30mKTDUUuqw8gQStE/edit?usp=sharing"</w:instrText>
      </w:r>
      <w:r w:rsidRPr="00403717">
        <w:rPr>
          <w:color w:val="000000" w:themeColor="text1"/>
        </w:rPr>
      </w:r>
      <w:r w:rsidRPr="00403717">
        <w:rPr>
          <w:color w:val="000000" w:themeColor="text1"/>
        </w:rPr>
        <w:fldChar w:fldCharType="separate"/>
      </w:r>
      <w:r w:rsidRPr="00403717">
        <w:rPr>
          <w:rStyle w:val="Hyperlink"/>
          <w:i/>
          <w:color w:val="000000" w:themeColor="text1"/>
        </w:rPr>
        <w:t>Details of the matching algorithm</w:t>
      </w:r>
      <w:r w:rsidRPr="00403717">
        <w:rPr>
          <w:color w:val="000000" w:themeColor="text1"/>
        </w:rPr>
        <w:fldChar w:fldCharType="end"/>
      </w:r>
      <w:bookmarkEnd w:id="58"/>
      <w:r w:rsidRPr="00403717">
        <w:rPr>
          <w:color w:val="000000" w:themeColor="text1"/>
        </w:rPr>
        <w:t>)</w:t>
      </w:r>
      <w:commentRangeEnd w:id="57"/>
      <w:r w:rsidRPr="00403717">
        <w:rPr>
          <w:rStyle w:val="CommentReference"/>
          <w:color w:val="000000" w:themeColor="text1"/>
        </w:rPr>
        <w:commentReference w:id="57"/>
      </w:r>
    </w:p>
    <w:p w14:paraId="67F42DA7" w14:textId="77777777" w:rsidR="00297C5A" w:rsidRPr="00403717" w:rsidRDefault="00297C5A">
      <w:pPr>
        <w:numPr>
          <w:ilvl w:val="0"/>
          <w:numId w:val="4"/>
        </w:numPr>
        <w:spacing w:before="240" w:after="240"/>
        <w:rPr>
          <w:color w:val="000000" w:themeColor="text1"/>
        </w:rPr>
        <w:pPrChange w:id="59" w:author="Unknown" w:date="2025-10-20T22:00:00Z">
          <w:pPr>
            <w:numPr>
              <w:numId w:val="9"/>
            </w:numPr>
            <w:spacing w:before="240" w:after="240"/>
            <w:ind w:left="720" w:hanging="360"/>
          </w:pPr>
        </w:pPrChange>
      </w:pPr>
      <w:r w:rsidRPr="00403717">
        <w:rPr>
          <w:b/>
          <w:bCs/>
          <w:color w:val="000000" w:themeColor="text1"/>
        </w:rPr>
        <w:t>Conversation (30 mins):</w:t>
      </w:r>
      <w:r w:rsidRPr="00403717">
        <w:rPr>
          <w:color w:val="000000" w:themeColor="text1"/>
        </w:rPr>
        <w:t xml:space="preserve"> Chats last 30 minutes</w:t>
      </w:r>
      <w:r w:rsidRPr="00403717">
        <w:rPr>
          <w:color w:val="000000" w:themeColor="text1"/>
          <w:lang w:eastAsia="zh-CN"/>
        </w:rPr>
        <w:t xml:space="preserve"> and will be two-staged, consisting of a one-on-one stage (20 minutes) and a group chat stage (10 minutes).</w:t>
      </w:r>
    </w:p>
    <w:p w14:paraId="1D88486C" w14:textId="77777777" w:rsidR="00297C5A" w:rsidRPr="00403717" w:rsidRDefault="00297C5A">
      <w:pPr>
        <w:spacing w:before="240" w:after="240"/>
        <w:ind w:left="720"/>
        <w:rPr>
          <w:color w:val="000000" w:themeColor="text1"/>
          <w:lang w:eastAsia="zh-CN"/>
        </w:rPr>
      </w:pPr>
      <w:r w:rsidRPr="00403717">
        <w:rPr>
          <w:color w:val="000000" w:themeColor="text1"/>
          <w:lang w:eastAsia="zh-CN"/>
        </w:rPr>
        <w:t>First there will be a 20-minute one-on-one conversation, and participants will be told they can choose to leave after the first 15 minutes.</w:t>
      </w:r>
      <w:r w:rsidRPr="00403717">
        <w:rPr>
          <w:color w:val="000000" w:themeColor="text1"/>
        </w:rPr>
        <w:t xml:space="preserve"> In AI-assisted conditions, two </w:t>
      </w:r>
      <w:proofErr w:type="gramStart"/>
      <w:r w:rsidRPr="00403717">
        <w:rPr>
          <w:color w:val="000000" w:themeColor="text1"/>
        </w:rPr>
        <w:t>agent</w:t>
      </w:r>
      <w:proofErr w:type="gramEnd"/>
      <w:r w:rsidRPr="00403717">
        <w:rPr>
          <w:color w:val="000000" w:themeColor="text1"/>
        </w:rPr>
        <w:t xml:space="preserve"> ‘companions’ briefly introduced the pair (≤2 min) and then remained silent unless predefined conversational triggers occurred (silence ≥30s). On a trigger, a single designated agent posted an ultrashort nudge; agents will take turns. In the AI-partner condition, a single clearly labeled AI served as the conversation partner. In the algorithm condition, the pairing logic is the same, but no agents are present. In the human-human condition, no agents are present, two users will be randomly paired together and have the chat. </w:t>
      </w:r>
    </w:p>
    <w:p w14:paraId="104F082A" w14:textId="77777777" w:rsidR="00297C5A" w:rsidRPr="00403717" w:rsidRDefault="00297C5A" w:rsidP="00297C5A">
      <w:pPr>
        <w:spacing w:before="240" w:after="240"/>
        <w:ind w:left="720"/>
        <w:rPr>
          <w:color w:val="000000" w:themeColor="text1"/>
          <w:lang w:eastAsia="zh-CN"/>
        </w:rPr>
      </w:pPr>
      <w:r w:rsidRPr="00403717">
        <w:rPr>
          <w:color w:val="000000" w:themeColor="text1"/>
          <w:lang w:eastAsia="zh-CN"/>
        </w:rPr>
        <w:t>When participants exit the first stage, they are invited to join an optional group chat (10 minutes) hosted in a 2D virtual space. Participants can freely move their avatars and engage in proximity-based text interactions—only those standing close to each other can view each other’s messages. This setting allows spontaneous clustering and mimics informal social mingling.</w:t>
      </w:r>
    </w:p>
    <w:p w14:paraId="42F8FE30" w14:textId="77777777" w:rsidR="00297C5A" w:rsidRPr="00403717" w:rsidRDefault="00297C5A" w:rsidP="00297C5A">
      <w:pPr>
        <w:spacing w:before="240" w:after="240"/>
        <w:ind w:left="720"/>
        <w:rPr>
          <w:color w:val="000000" w:themeColor="text1"/>
          <w:lang w:eastAsia="zh-CN"/>
        </w:rPr>
      </w:pPr>
      <w:r w:rsidRPr="00403717">
        <w:rPr>
          <w:color w:val="000000" w:themeColor="text1"/>
          <w:lang w:eastAsia="zh-CN"/>
        </w:rPr>
        <w:lastRenderedPageBreak/>
        <w:t>There will be a short feedback and post-treatment survey when participants exit.</w:t>
      </w:r>
    </w:p>
    <w:p w14:paraId="653C437D" w14:textId="77777777" w:rsidR="00297C5A" w:rsidRPr="00403717" w:rsidRDefault="00297C5A" w:rsidP="00297C5A">
      <w:pPr>
        <w:numPr>
          <w:ilvl w:val="0"/>
          <w:numId w:val="4"/>
        </w:numPr>
        <w:spacing w:before="240" w:after="240"/>
        <w:rPr>
          <w:color w:val="000000" w:themeColor="text1"/>
        </w:rPr>
      </w:pPr>
      <w:r w:rsidRPr="00403717">
        <w:rPr>
          <w:b/>
          <w:color w:val="000000" w:themeColor="text1"/>
        </w:rPr>
        <w:t>Post-conversation survey (5 mins)</w:t>
      </w:r>
      <w:r w:rsidRPr="00403717">
        <w:rPr>
          <w:color w:val="000000" w:themeColor="text1"/>
        </w:rPr>
        <w:t xml:space="preserve">: </w:t>
      </w:r>
    </w:p>
    <w:p w14:paraId="53F5FA43" w14:textId="77777777" w:rsidR="00297C5A" w:rsidRPr="00403717" w:rsidRDefault="00297C5A" w:rsidP="00297C5A">
      <w:pPr>
        <w:pStyle w:val="ListParagraph"/>
        <w:numPr>
          <w:ilvl w:val="1"/>
          <w:numId w:val="4"/>
        </w:numPr>
        <w:spacing w:before="240" w:after="240"/>
        <w:rPr>
          <w:b/>
          <w:bCs/>
          <w:color w:val="000000" w:themeColor="text1"/>
          <w:lang w:eastAsia="zh-CN"/>
        </w:rPr>
      </w:pPr>
      <w:r w:rsidRPr="00403717">
        <w:rPr>
          <w:b/>
          <w:bCs/>
          <w:color w:val="000000" w:themeColor="text1"/>
          <w:lang w:eastAsia="zh-CN"/>
        </w:rPr>
        <w:t>Primary outcome:</w:t>
      </w:r>
    </w:p>
    <w:p w14:paraId="1E8EACBE" w14:textId="77777777" w:rsidR="00297C5A" w:rsidRPr="00403717" w:rsidRDefault="00297C5A" w:rsidP="00297C5A">
      <w:pPr>
        <w:pStyle w:val="ListParagraph"/>
        <w:numPr>
          <w:ilvl w:val="2"/>
          <w:numId w:val="4"/>
        </w:numPr>
        <w:spacing w:before="240" w:after="240"/>
        <w:rPr>
          <w:color w:val="000000" w:themeColor="text1"/>
          <w:lang w:eastAsia="zh-CN"/>
        </w:rPr>
      </w:pPr>
      <w:r w:rsidRPr="00403717">
        <w:rPr>
          <w:color w:val="000000" w:themeColor="text1"/>
          <w:lang w:eastAsia="zh-CN"/>
        </w:rPr>
        <w:t>Change in willingness to engage in real-world social interactions (pre–post difference).</w:t>
      </w:r>
    </w:p>
    <w:p w14:paraId="6285A4AD" w14:textId="77777777" w:rsidR="00297C5A" w:rsidRPr="00403717" w:rsidRDefault="00297C5A" w:rsidP="00297C5A">
      <w:pPr>
        <w:pStyle w:val="ListParagraph"/>
        <w:numPr>
          <w:ilvl w:val="1"/>
          <w:numId w:val="4"/>
        </w:numPr>
        <w:spacing w:before="240" w:after="240"/>
        <w:rPr>
          <w:b/>
          <w:bCs/>
          <w:color w:val="000000" w:themeColor="text1"/>
          <w:lang w:eastAsia="zh-CN"/>
        </w:rPr>
      </w:pPr>
      <w:r w:rsidRPr="00403717">
        <w:rPr>
          <w:b/>
          <w:bCs/>
          <w:color w:val="000000" w:themeColor="text1"/>
          <w:lang w:eastAsia="zh-CN"/>
        </w:rPr>
        <w:t>Secondary outcomes (self-report):</w:t>
      </w:r>
    </w:p>
    <w:p w14:paraId="3C0B6EC5" w14:textId="77777777" w:rsidR="00297C5A" w:rsidRPr="00403717" w:rsidRDefault="00297C5A" w:rsidP="00297C5A">
      <w:pPr>
        <w:pStyle w:val="ListParagraph"/>
        <w:numPr>
          <w:ilvl w:val="2"/>
          <w:numId w:val="4"/>
        </w:numPr>
        <w:spacing w:before="240" w:after="240"/>
        <w:rPr>
          <w:color w:val="000000" w:themeColor="text1"/>
          <w:lang w:eastAsia="zh-CN"/>
        </w:rPr>
      </w:pPr>
      <w:r w:rsidRPr="00403717">
        <w:rPr>
          <w:color w:val="000000" w:themeColor="text1"/>
          <w:lang w:eastAsia="zh-CN"/>
        </w:rPr>
        <w:t>Perceived support, relationship satisfaction, trust, and comfort during the conversation.</w:t>
      </w:r>
    </w:p>
    <w:p w14:paraId="1DA540F4" w14:textId="77777777" w:rsidR="00297C5A" w:rsidRPr="00403717" w:rsidRDefault="00297C5A" w:rsidP="00297C5A">
      <w:pPr>
        <w:pStyle w:val="ListParagraph"/>
        <w:numPr>
          <w:ilvl w:val="1"/>
          <w:numId w:val="4"/>
        </w:numPr>
        <w:spacing w:before="240" w:after="240"/>
        <w:rPr>
          <w:b/>
          <w:bCs/>
          <w:color w:val="000000" w:themeColor="text1"/>
          <w:lang w:eastAsia="zh-CN"/>
        </w:rPr>
      </w:pPr>
      <w:r w:rsidRPr="00403717">
        <w:rPr>
          <w:b/>
          <w:bCs/>
          <w:color w:val="000000" w:themeColor="text1"/>
          <w:lang w:eastAsia="zh-CN"/>
        </w:rPr>
        <w:t>Behavioral outcomes:</w:t>
      </w:r>
    </w:p>
    <w:p w14:paraId="67B98BC2" w14:textId="77777777" w:rsidR="00297C5A" w:rsidRPr="00403717" w:rsidRDefault="00297C5A" w:rsidP="00297C5A">
      <w:pPr>
        <w:pStyle w:val="ListParagraph"/>
        <w:numPr>
          <w:ilvl w:val="2"/>
          <w:numId w:val="4"/>
        </w:numPr>
        <w:spacing w:before="240" w:after="240"/>
        <w:rPr>
          <w:color w:val="000000" w:themeColor="text1"/>
          <w:lang w:eastAsia="zh-CN"/>
        </w:rPr>
      </w:pPr>
      <w:r w:rsidRPr="00403717">
        <w:rPr>
          <w:color w:val="000000" w:themeColor="text1"/>
          <w:lang w:eastAsia="zh-CN"/>
        </w:rPr>
        <w:t>Early exit behavior: whether participants choose to leave the one-on-one chat before 20 minutes (binary) and total duration stayed (continuous).</w:t>
      </w:r>
    </w:p>
    <w:p w14:paraId="54337761" w14:textId="77777777" w:rsidR="00297C5A" w:rsidRPr="00403717" w:rsidRDefault="00297C5A" w:rsidP="00297C5A">
      <w:pPr>
        <w:pStyle w:val="ListParagraph"/>
        <w:numPr>
          <w:ilvl w:val="2"/>
          <w:numId w:val="4"/>
        </w:numPr>
        <w:spacing w:before="240" w:after="240"/>
        <w:rPr>
          <w:color w:val="000000" w:themeColor="text1"/>
          <w:lang w:eastAsia="zh-CN"/>
        </w:rPr>
      </w:pPr>
      <w:r w:rsidRPr="00403717">
        <w:rPr>
          <w:color w:val="000000" w:themeColor="text1"/>
          <w:lang w:eastAsia="zh-CN"/>
        </w:rPr>
        <w:t>Voluntary participation: whether participants join the optional group chat (binary).</w:t>
      </w:r>
    </w:p>
    <w:p w14:paraId="55779F46" w14:textId="77777777" w:rsidR="00297C5A" w:rsidRPr="00403717" w:rsidRDefault="00297C5A" w:rsidP="00297C5A">
      <w:pPr>
        <w:pStyle w:val="ListParagraph"/>
        <w:numPr>
          <w:ilvl w:val="2"/>
          <w:numId w:val="4"/>
        </w:numPr>
        <w:spacing w:before="240" w:after="240"/>
        <w:rPr>
          <w:color w:val="000000" w:themeColor="text1"/>
          <w:lang w:eastAsia="zh-CN"/>
        </w:rPr>
      </w:pPr>
      <w:r w:rsidRPr="00403717">
        <w:rPr>
          <w:color w:val="000000" w:themeColor="text1"/>
          <w:lang w:eastAsia="zh-CN"/>
        </w:rPr>
        <w:t>Engagement in group chat: number of interactions, messages sent, and unique partners approached.</w:t>
      </w:r>
    </w:p>
    <w:p w14:paraId="692634DE" w14:textId="77777777" w:rsidR="00297C5A" w:rsidRPr="00403717" w:rsidRDefault="00297C5A" w:rsidP="00297C5A">
      <w:pPr>
        <w:pStyle w:val="ListParagraph"/>
        <w:numPr>
          <w:ilvl w:val="2"/>
          <w:numId w:val="4"/>
        </w:numPr>
        <w:spacing w:before="240" w:after="240"/>
        <w:rPr>
          <w:color w:val="000000" w:themeColor="text1"/>
          <w:lang w:eastAsia="zh-CN"/>
        </w:rPr>
      </w:pPr>
      <w:r w:rsidRPr="00403717">
        <w:rPr>
          <w:color w:val="000000" w:themeColor="text1"/>
          <w:lang w:eastAsia="zh-CN"/>
        </w:rPr>
        <w:t>Conversational reciprocity: turn-taking balance and average response latency.</w:t>
      </w:r>
    </w:p>
    <w:p w14:paraId="79C70CD3" w14:textId="77777777" w:rsidR="00297C5A" w:rsidRPr="00403717" w:rsidRDefault="00297C5A" w:rsidP="00297C5A">
      <w:pPr>
        <w:pStyle w:val="ListParagraph"/>
        <w:numPr>
          <w:ilvl w:val="2"/>
          <w:numId w:val="4"/>
        </w:numPr>
        <w:spacing w:before="240" w:after="240"/>
        <w:rPr>
          <w:color w:val="000000" w:themeColor="text1"/>
          <w:lang w:eastAsia="zh-CN"/>
        </w:rPr>
      </w:pPr>
      <w:r w:rsidRPr="00403717">
        <w:rPr>
          <w:color w:val="000000" w:themeColor="text1"/>
          <w:lang w:eastAsia="zh-CN"/>
        </w:rPr>
        <w:t>Affective tone dynamics: linguistic markers of warmth, self-disclosure, and positivity over time.</w:t>
      </w:r>
    </w:p>
    <w:p w14:paraId="6443F53C" w14:textId="77777777" w:rsidR="00297C5A" w:rsidRPr="00403717" w:rsidRDefault="00297C5A" w:rsidP="00297C5A">
      <w:pPr>
        <w:numPr>
          <w:ilvl w:val="0"/>
          <w:numId w:val="4"/>
        </w:numPr>
        <w:spacing w:before="240" w:after="240"/>
        <w:rPr>
          <w:color w:val="000000" w:themeColor="text1"/>
        </w:rPr>
      </w:pPr>
      <w:r w:rsidRPr="00403717">
        <w:rPr>
          <w:b/>
          <w:color w:val="000000" w:themeColor="text1"/>
        </w:rPr>
        <w:t>Debriefing:</w:t>
      </w:r>
      <w:r w:rsidRPr="00403717">
        <w:rPr>
          <w:b/>
          <w:color w:val="000000" w:themeColor="text1"/>
          <w:lang w:eastAsia="zh-CN"/>
        </w:rPr>
        <w:t xml:space="preserve"> </w:t>
      </w:r>
      <w:r w:rsidRPr="00403717">
        <w:rPr>
          <w:color w:val="000000" w:themeColor="text1"/>
        </w:rPr>
        <w:t>Participants are informed about the role of AI in the study, clarifying which partners were human vs. AI (where relevant).</w:t>
      </w:r>
    </w:p>
    <w:p w14:paraId="1E23DEEF" w14:textId="77777777" w:rsidR="00297C5A" w:rsidRPr="00403717" w:rsidRDefault="00297C5A" w:rsidP="00297C5A">
      <w:pPr>
        <w:spacing w:before="240" w:after="240"/>
        <w:ind w:left="720"/>
        <w:rPr>
          <w:color w:val="000000" w:themeColor="text1"/>
        </w:rPr>
      </w:pPr>
      <w:r w:rsidRPr="00403717">
        <w:rPr>
          <w:color w:val="000000" w:themeColor="text1"/>
        </w:rPr>
        <w:t>A potential debrief:</w:t>
      </w:r>
    </w:p>
    <w:p w14:paraId="612C2C06" w14:textId="77777777" w:rsidR="00297C5A" w:rsidRPr="00403717" w:rsidRDefault="00297C5A" w:rsidP="00297C5A">
      <w:pPr>
        <w:spacing w:before="240" w:after="240"/>
        <w:ind w:left="720"/>
        <w:rPr>
          <w:i/>
          <w:color w:val="000000" w:themeColor="text1"/>
          <w:u w:val="single"/>
          <w:lang w:eastAsia="zh-CN"/>
        </w:rPr>
      </w:pPr>
      <w:r w:rsidRPr="00403717">
        <w:rPr>
          <w:i/>
          <w:color w:val="000000" w:themeColor="text1"/>
          <w:u w:val="single"/>
        </w:rPr>
        <w:t>In this study, participants were randomly assigned to different versions of the platform. Some versions used AI to facilitate introductions, while others used different mechanisms such as human facilitation, algorithmic matching, or free choice. The purpose was to compare how these different approaches affect social interaction and willingness to connect further.</w:t>
      </w:r>
    </w:p>
    <w:p w14:paraId="76A1BAAB" w14:textId="77777777" w:rsidR="00297C5A" w:rsidRPr="00403717" w:rsidRDefault="00297C5A" w:rsidP="00297C5A">
      <w:pPr>
        <w:pStyle w:val="Heading3"/>
        <w:keepNext w:val="0"/>
        <w:keepLines w:val="0"/>
        <w:spacing w:before="280"/>
        <w:rPr>
          <w:b/>
          <w:color w:val="000000" w:themeColor="text1"/>
          <w:sz w:val="26"/>
          <w:szCs w:val="26"/>
          <w:lang w:eastAsia="zh-CN"/>
        </w:rPr>
      </w:pPr>
      <w:r w:rsidRPr="00403717">
        <w:rPr>
          <w:b/>
          <w:color w:val="000000" w:themeColor="text1"/>
          <w:sz w:val="26"/>
          <w:szCs w:val="26"/>
          <w:lang w:eastAsia="zh-CN"/>
        </w:rPr>
        <w:t>Anticipated Results</w:t>
      </w:r>
    </w:p>
    <w:p w14:paraId="35831FD1" w14:textId="77777777" w:rsidR="00297C5A" w:rsidRPr="00403717" w:rsidRDefault="00297C5A">
      <w:pPr>
        <w:spacing w:before="240" w:after="240"/>
        <w:rPr>
          <w:color w:val="000000" w:themeColor="text1"/>
          <w:lang w:eastAsia="zh-CN"/>
        </w:rPr>
      </w:pPr>
      <w:r w:rsidRPr="00403717">
        <w:rPr>
          <w:color w:val="000000" w:themeColor="text1"/>
          <w:lang w:eastAsia="zh-CN"/>
        </w:rPr>
        <w:t>See below in Table 2 is a simplified version of anticipated results of this study.</w:t>
      </w:r>
    </w:p>
    <w:p w14:paraId="02686BC6" w14:textId="77777777" w:rsidR="00297C5A" w:rsidRPr="00403717" w:rsidRDefault="00297C5A" w:rsidP="00297C5A">
      <w:pPr>
        <w:spacing w:before="240" w:line="240" w:lineRule="auto"/>
        <w:rPr>
          <w:color w:val="000000" w:themeColor="text1"/>
          <w:lang w:eastAsia="zh-CN"/>
        </w:rPr>
      </w:pPr>
      <w:r w:rsidRPr="00403717">
        <w:rPr>
          <w:b/>
          <w:bCs/>
          <w:color w:val="000000" w:themeColor="text1"/>
          <w:lang w:eastAsia="zh-CN"/>
        </w:rPr>
        <w:t>Table 2.</w:t>
      </w:r>
      <w:r w:rsidRPr="00403717">
        <w:rPr>
          <w:color w:val="000000" w:themeColor="text1"/>
          <w:lang w:eastAsia="zh-CN"/>
        </w:rPr>
        <w:t xml:space="preserve"> Anticipated results for main DVs across conditions</w:t>
      </w:r>
    </w:p>
    <w:tbl>
      <w:tblPr>
        <w:tblStyle w:val="TableGrid"/>
        <w:tblW w:w="6654" w:type="dxa"/>
        <w:jc w:val="center"/>
        <w:tblInd w:w="0" w:type="dxa"/>
        <w:tblLook w:val="04A0" w:firstRow="1" w:lastRow="0" w:firstColumn="1" w:lastColumn="0" w:noHBand="0" w:noVBand="1"/>
      </w:tblPr>
      <w:tblGrid>
        <w:gridCol w:w="2838"/>
        <w:gridCol w:w="1897"/>
        <w:gridCol w:w="2492"/>
      </w:tblGrid>
      <w:tr w:rsidR="00403717" w:rsidRPr="00403717" w14:paraId="30F86A40"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7AFB2C0B" w14:textId="77777777" w:rsidR="00297C5A" w:rsidRPr="00403717" w:rsidRDefault="00297C5A">
            <w:pPr>
              <w:spacing w:line="240" w:lineRule="auto"/>
              <w:jc w:val="center"/>
              <w:rPr>
                <w:rFonts w:ascii="Aptos Narrow" w:eastAsia="Times New Roman" w:hAnsi="Aptos Narrow" w:cs="Times New Roman"/>
                <w:b/>
                <w:bCs/>
                <w:color w:val="000000" w:themeColor="text1"/>
                <w:sz w:val="24"/>
                <w:szCs w:val="24"/>
                <w:lang w:val="en-US" w:eastAsia="zh-CN"/>
              </w:rPr>
            </w:pPr>
            <w:r w:rsidRPr="00403717">
              <w:rPr>
                <w:rFonts w:ascii="Aptos Narrow" w:eastAsia="Times New Roman" w:hAnsi="Aptos Narrow" w:cs="Times New Roman"/>
                <w:b/>
                <w:bCs/>
                <w:color w:val="000000" w:themeColor="text1"/>
                <w:sz w:val="24"/>
                <w:szCs w:val="24"/>
                <w:lang w:eastAsia="zh-CN"/>
              </w:rPr>
              <w:t>Condition</w:t>
            </w:r>
          </w:p>
        </w:tc>
        <w:tc>
          <w:tcPr>
            <w:tcW w:w="1324" w:type="dxa"/>
            <w:tcBorders>
              <w:top w:val="single" w:sz="4" w:space="0" w:color="auto"/>
              <w:left w:val="single" w:sz="4" w:space="0" w:color="auto"/>
              <w:bottom w:val="single" w:sz="4" w:space="0" w:color="auto"/>
              <w:right w:val="single" w:sz="4" w:space="0" w:color="auto"/>
            </w:tcBorders>
            <w:noWrap/>
            <w:hideMark/>
          </w:tcPr>
          <w:p w14:paraId="10D5AD25" w14:textId="77777777" w:rsidR="00297C5A" w:rsidRPr="00403717" w:rsidRDefault="00297C5A">
            <w:pPr>
              <w:spacing w:line="240" w:lineRule="auto"/>
              <w:jc w:val="center"/>
              <w:rPr>
                <w:rFonts w:ascii="Aptos Narrow" w:eastAsia="Times New Roman" w:hAnsi="Aptos Narrow" w:cs="Times New Roman"/>
                <w:b/>
                <w:bCs/>
                <w:color w:val="000000" w:themeColor="text1"/>
                <w:sz w:val="24"/>
                <w:szCs w:val="24"/>
                <w:lang w:val="en-US" w:eastAsia="zh-CN"/>
              </w:rPr>
            </w:pPr>
            <w:r w:rsidRPr="00403717">
              <w:rPr>
                <w:rFonts w:ascii="Aptos Narrow" w:eastAsia="Times New Roman" w:hAnsi="Aptos Narrow" w:cs="Times New Roman"/>
                <w:b/>
                <w:bCs/>
                <w:color w:val="000000" w:themeColor="text1"/>
                <w:sz w:val="24"/>
                <w:szCs w:val="24"/>
                <w:lang w:val="en-US" w:eastAsia="zh-CN"/>
              </w:rPr>
              <w:t>Experience/well-being</w:t>
            </w:r>
          </w:p>
        </w:tc>
        <w:tc>
          <w:tcPr>
            <w:tcW w:w="2492" w:type="dxa"/>
            <w:tcBorders>
              <w:top w:val="single" w:sz="4" w:space="0" w:color="auto"/>
              <w:left w:val="single" w:sz="4" w:space="0" w:color="auto"/>
              <w:bottom w:val="single" w:sz="4" w:space="0" w:color="auto"/>
              <w:right w:val="single" w:sz="4" w:space="0" w:color="auto"/>
            </w:tcBorders>
            <w:noWrap/>
            <w:hideMark/>
          </w:tcPr>
          <w:p w14:paraId="70601451" w14:textId="77777777" w:rsidR="00297C5A" w:rsidRPr="00403717" w:rsidRDefault="00297C5A">
            <w:pPr>
              <w:spacing w:line="240" w:lineRule="auto"/>
              <w:jc w:val="center"/>
              <w:rPr>
                <w:rFonts w:ascii="Aptos Narrow" w:eastAsia="Times New Roman" w:hAnsi="Aptos Narrow" w:cs="Times New Roman"/>
                <w:b/>
                <w:bCs/>
                <w:color w:val="000000" w:themeColor="text1"/>
                <w:sz w:val="24"/>
                <w:szCs w:val="24"/>
                <w:lang w:val="en-US" w:eastAsia="zh-CN"/>
              </w:rPr>
            </w:pPr>
            <w:r w:rsidRPr="00403717">
              <w:rPr>
                <w:rFonts w:ascii="Aptos Narrow" w:eastAsia="Times New Roman" w:hAnsi="Aptos Narrow" w:cs="Times New Roman"/>
                <w:b/>
                <w:bCs/>
                <w:color w:val="000000" w:themeColor="text1"/>
                <w:sz w:val="24"/>
                <w:szCs w:val="24"/>
                <w:lang w:val="en-US" w:eastAsia="zh-CN"/>
              </w:rPr>
              <w:t>Over-dependence of AI</w:t>
            </w:r>
          </w:p>
        </w:tc>
      </w:tr>
      <w:tr w:rsidR="00403717" w:rsidRPr="00403717" w14:paraId="5170220E"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4510F8A2"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proofErr w:type="spellStart"/>
            <w:r w:rsidRPr="00403717">
              <w:rPr>
                <w:rFonts w:ascii="Aptos Narrow" w:eastAsia="Times New Roman" w:hAnsi="Aptos Narrow" w:cs="Times New Roman"/>
                <w:color w:val="000000" w:themeColor="text1"/>
                <w:sz w:val="24"/>
                <w:szCs w:val="24"/>
                <w:lang w:eastAsia="zh-CN"/>
              </w:rPr>
              <w:t>Human→AI→Human</w:t>
            </w:r>
            <w:proofErr w:type="spellEnd"/>
          </w:p>
        </w:tc>
        <w:tc>
          <w:tcPr>
            <w:tcW w:w="1324" w:type="dxa"/>
            <w:tcBorders>
              <w:top w:val="single" w:sz="4" w:space="0" w:color="auto"/>
              <w:left w:val="single" w:sz="4" w:space="0" w:color="auto"/>
              <w:bottom w:val="single" w:sz="4" w:space="0" w:color="auto"/>
              <w:right w:val="single" w:sz="4" w:space="0" w:color="auto"/>
            </w:tcBorders>
            <w:noWrap/>
            <w:hideMark/>
          </w:tcPr>
          <w:p w14:paraId="371F4175"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good</w:t>
            </w:r>
          </w:p>
        </w:tc>
        <w:tc>
          <w:tcPr>
            <w:tcW w:w="2492" w:type="dxa"/>
            <w:tcBorders>
              <w:top w:val="single" w:sz="4" w:space="0" w:color="auto"/>
              <w:left w:val="single" w:sz="4" w:space="0" w:color="auto"/>
              <w:bottom w:val="single" w:sz="4" w:space="0" w:color="auto"/>
              <w:right w:val="single" w:sz="4" w:space="0" w:color="auto"/>
            </w:tcBorders>
            <w:noWrap/>
            <w:hideMark/>
          </w:tcPr>
          <w:p w14:paraId="451F00D7"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low</w:t>
            </w:r>
          </w:p>
        </w:tc>
      </w:tr>
      <w:tr w:rsidR="00403717" w:rsidRPr="00403717" w14:paraId="2C60339B"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55D746C8"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proofErr w:type="spellStart"/>
            <w:r w:rsidRPr="00403717">
              <w:rPr>
                <w:rFonts w:ascii="Aptos Narrow" w:eastAsia="Times New Roman" w:hAnsi="Aptos Narrow" w:cs="Times New Roman"/>
                <w:color w:val="000000" w:themeColor="text1"/>
                <w:sz w:val="24"/>
                <w:szCs w:val="24"/>
                <w:lang w:eastAsia="zh-CN"/>
              </w:rPr>
              <w:t>Human→AI→AI</w:t>
            </w:r>
            <w:proofErr w:type="spellEnd"/>
          </w:p>
        </w:tc>
        <w:tc>
          <w:tcPr>
            <w:tcW w:w="1324" w:type="dxa"/>
            <w:tcBorders>
              <w:top w:val="single" w:sz="4" w:space="0" w:color="auto"/>
              <w:left w:val="single" w:sz="4" w:space="0" w:color="auto"/>
              <w:bottom w:val="single" w:sz="4" w:space="0" w:color="auto"/>
              <w:right w:val="single" w:sz="4" w:space="0" w:color="auto"/>
            </w:tcBorders>
            <w:noWrap/>
            <w:hideMark/>
          </w:tcPr>
          <w:p w14:paraId="3EC33C60"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good</w:t>
            </w:r>
          </w:p>
        </w:tc>
        <w:tc>
          <w:tcPr>
            <w:tcW w:w="2492" w:type="dxa"/>
            <w:tcBorders>
              <w:top w:val="single" w:sz="4" w:space="0" w:color="auto"/>
              <w:left w:val="single" w:sz="4" w:space="0" w:color="auto"/>
              <w:bottom w:val="single" w:sz="4" w:space="0" w:color="auto"/>
              <w:right w:val="single" w:sz="4" w:space="0" w:color="auto"/>
            </w:tcBorders>
            <w:noWrap/>
            <w:hideMark/>
          </w:tcPr>
          <w:p w14:paraId="62F000EB"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high</w:t>
            </w:r>
          </w:p>
        </w:tc>
      </w:tr>
      <w:tr w:rsidR="00403717" w:rsidRPr="00403717" w14:paraId="35D1479E"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01A87AEF"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proofErr w:type="spellStart"/>
            <w:r w:rsidRPr="00403717">
              <w:rPr>
                <w:rFonts w:ascii="Aptos Narrow" w:eastAsia="Times New Roman" w:hAnsi="Aptos Narrow" w:cs="Times New Roman"/>
                <w:color w:val="000000" w:themeColor="text1"/>
                <w:sz w:val="24"/>
                <w:szCs w:val="24"/>
                <w:lang w:eastAsia="zh-CN"/>
              </w:rPr>
              <w:t>Human→Algorithm→Human</w:t>
            </w:r>
            <w:proofErr w:type="spellEnd"/>
          </w:p>
        </w:tc>
        <w:tc>
          <w:tcPr>
            <w:tcW w:w="1324" w:type="dxa"/>
            <w:tcBorders>
              <w:top w:val="single" w:sz="4" w:space="0" w:color="auto"/>
              <w:left w:val="single" w:sz="4" w:space="0" w:color="auto"/>
              <w:bottom w:val="single" w:sz="4" w:space="0" w:color="auto"/>
              <w:right w:val="single" w:sz="4" w:space="0" w:color="auto"/>
            </w:tcBorders>
            <w:noWrap/>
            <w:hideMark/>
          </w:tcPr>
          <w:p w14:paraId="3780CA16"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fine</w:t>
            </w:r>
          </w:p>
        </w:tc>
        <w:tc>
          <w:tcPr>
            <w:tcW w:w="2492" w:type="dxa"/>
            <w:tcBorders>
              <w:top w:val="single" w:sz="4" w:space="0" w:color="auto"/>
              <w:left w:val="single" w:sz="4" w:space="0" w:color="auto"/>
              <w:bottom w:val="single" w:sz="4" w:space="0" w:color="auto"/>
              <w:right w:val="single" w:sz="4" w:space="0" w:color="auto"/>
            </w:tcBorders>
            <w:noWrap/>
            <w:hideMark/>
          </w:tcPr>
          <w:p w14:paraId="62D58EB9"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low</w:t>
            </w:r>
          </w:p>
        </w:tc>
      </w:tr>
      <w:tr w:rsidR="00297C5A" w:rsidRPr="00403717" w14:paraId="0F71E40C" w14:textId="77777777">
        <w:trPr>
          <w:trHeight w:val="320"/>
          <w:jc w:val="center"/>
        </w:trPr>
        <w:tc>
          <w:tcPr>
            <w:tcW w:w="2838" w:type="dxa"/>
            <w:tcBorders>
              <w:top w:val="single" w:sz="4" w:space="0" w:color="auto"/>
              <w:left w:val="single" w:sz="4" w:space="0" w:color="auto"/>
              <w:bottom w:val="single" w:sz="4" w:space="0" w:color="auto"/>
              <w:right w:val="single" w:sz="4" w:space="0" w:color="auto"/>
            </w:tcBorders>
            <w:noWrap/>
            <w:hideMark/>
          </w:tcPr>
          <w:p w14:paraId="38B54E44" w14:textId="77777777" w:rsidR="00297C5A" w:rsidRPr="00403717" w:rsidRDefault="00297C5A">
            <w:pPr>
              <w:spacing w:line="240" w:lineRule="auto"/>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Human-Human</w:t>
            </w:r>
          </w:p>
        </w:tc>
        <w:tc>
          <w:tcPr>
            <w:tcW w:w="1324" w:type="dxa"/>
            <w:tcBorders>
              <w:top w:val="single" w:sz="4" w:space="0" w:color="auto"/>
              <w:left w:val="single" w:sz="4" w:space="0" w:color="auto"/>
              <w:bottom w:val="single" w:sz="4" w:space="0" w:color="auto"/>
              <w:right w:val="single" w:sz="4" w:space="0" w:color="auto"/>
            </w:tcBorders>
            <w:noWrap/>
            <w:hideMark/>
          </w:tcPr>
          <w:p w14:paraId="1E8866B0"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bad</w:t>
            </w:r>
          </w:p>
        </w:tc>
        <w:tc>
          <w:tcPr>
            <w:tcW w:w="2492" w:type="dxa"/>
            <w:tcBorders>
              <w:top w:val="single" w:sz="4" w:space="0" w:color="auto"/>
              <w:left w:val="single" w:sz="4" w:space="0" w:color="auto"/>
              <w:bottom w:val="single" w:sz="4" w:space="0" w:color="auto"/>
              <w:right w:val="single" w:sz="4" w:space="0" w:color="auto"/>
            </w:tcBorders>
            <w:noWrap/>
            <w:hideMark/>
          </w:tcPr>
          <w:p w14:paraId="71D83B8F" w14:textId="77777777" w:rsidR="00297C5A" w:rsidRPr="00403717" w:rsidRDefault="00297C5A">
            <w:pPr>
              <w:spacing w:line="240" w:lineRule="auto"/>
              <w:jc w:val="center"/>
              <w:rPr>
                <w:rFonts w:ascii="Aptos Narrow" w:eastAsia="Times New Roman" w:hAnsi="Aptos Narrow" w:cs="Times New Roman"/>
                <w:color w:val="000000" w:themeColor="text1"/>
                <w:sz w:val="24"/>
                <w:szCs w:val="24"/>
                <w:lang w:val="en-US" w:eastAsia="zh-CN"/>
              </w:rPr>
            </w:pPr>
            <w:r w:rsidRPr="00403717">
              <w:rPr>
                <w:rFonts w:ascii="Aptos Narrow" w:eastAsia="Times New Roman" w:hAnsi="Aptos Narrow" w:cs="Times New Roman"/>
                <w:color w:val="000000" w:themeColor="text1"/>
                <w:sz w:val="24"/>
                <w:szCs w:val="24"/>
                <w:lang w:eastAsia="zh-CN"/>
              </w:rPr>
              <w:t>low</w:t>
            </w:r>
          </w:p>
        </w:tc>
      </w:tr>
    </w:tbl>
    <w:p w14:paraId="1F466705" w14:textId="77777777" w:rsidR="00297C5A" w:rsidRPr="00403717" w:rsidRDefault="00297C5A" w:rsidP="00297C5A">
      <w:pPr>
        <w:spacing w:before="240" w:after="240"/>
        <w:ind w:left="720"/>
        <w:rPr>
          <w:color w:val="000000" w:themeColor="text1"/>
          <w:lang w:eastAsia="zh-CN"/>
        </w:rPr>
      </w:pPr>
    </w:p>
    <w:p w14:paraId="6AEAE94E" w14:textId="77777777" w:rsidR="00297C5A" w:rsidRPr="00403717" w:rsidRDefault="00297C5A" w:rsidP="00297C5A">
      <w:pPr>
        <w:spacing w:before="240" w:after="240"/>
        <w:ind w:left="720"/>
        <w:rPr>
          <w:i/>
          <w:color w:val="000000" w:themeColor="text1"/>
          <w:u w:val="single"/>
          <w:lang w:eastAsia="zh-CN"/>
        </w:rPr>
      </w:pPr>
    </w:p>
    <w:p w14:paraId="510541E8" w14:textId="77777777" w:rsidR="00297C5A" w:rsidRPr="00403717" w:rsidRDefault="00297C5A" w:rsidP="00297C5A">
      <w:pPr>
        <w:pStyle w:val="Heading2"/>
        <w:keepNext w:val="0"/>
        <w:keepLines w:val="0"/>
        <w:rPr>
          <w:b/>
          <w:color w:val="000000" w:themeColor="text1"/>
          <w:sz w:val="34"/>
          <w:szCs w:val="34"/>
          <w:lang w:eastAsia="zh-CN"/>
        </w:rPr>
      </w:pPr>
      <w:bookmarkStart w:id="60" w:name="_2h1pqg1k3a85"/>
      <w:bookmarkEnd w:id="27"/>
      <w:bookmarkEnd w:id="60"/>
      <w:r w:rsidRPr="00403717">
        <w:rPr>
          <w:b/>
          <w:color w:val="000000" w:themeColor="text1"/>
          <w:sz w:val="34"/>
          <w:szCs w:val="34"/>
        </w:rPr>
        <w:t>4</w:t>
      </w:r>
      <w:r w:rsidRPr="00403717">
        <w:rPr>
          <w:b/>
          <w:color w:val="000000" w:themeColor="text1"/>
          <w:sz w:val="34"/>
          <w:szCs w:val="34"/>
          <w:lang w:eastAsia="zh-CN"/>
        </w:rPr>
        <w:t>.2</w:t>
      </w:r>
      <w:r w:rsidRPr="00403717">
        <w:rPr>
          <w:b/>
          <w:color w:val="000000" w:themeColor="text1"/>
          <w:sz w:val="34"/>
          <w:szCs w:val="34"/>
        </w:rPr>
        <w:t xml:space="preserve">. Study 2: </w:t>
      </w:r>
      <w:r w:rsidRPr="00403717">
        <w:rPr>
          <w:b/>
          <w:color w:val="000000" w:themeColor="text1"/>
          <w:sz w:val="34"/>
          <w:szCs w:val="34"/>
          <w:lang w:eastAsia="zh-CN"/>
        </w:rPr>
        <w:t>Depolarization in human-AI hybrid network</w:t>
      </w:r>
    </w:p>
    <w:p w14:paraId="51BE42C3" w14:textId="77777777" w:rsidR="00297C5A" w:rsidRPr="00403717" w:rsidRDefault="00297C5A" w:rsidP="0019384D">
      <w:pPr>
        <w:spacing w:before="240" w:after="240"/>
        <w:rPr>
          <w:color w:val="000000" w:themeColor="text1"/>
        </w:rPr>
      </w:pPr>
      <w:r w:rsidRPr="00403717">
        <w:rPr>
          <w:color w:val="000000" w:themeColor="text1"/>
        </w:rPr>
        <w:t xml:space="preserve">Social learning is a complex contagion process through which beliefs and behaviors spread via social reinforcement rather than single exposures </w:t>
      </w:r>
      <w:r w:rsidRPr="00403717">
        <w:rPr>
          <w:color w:val="000000" w:themeColor="text1"/>
        </w:rPr>
        <w:fldChar w:fldCharType="begin"/>
      </w:r>
      <w:r w:rsidRPr="00403717">
        <w:rPr>
          <w:color w:val="000000" w:themeColor="text1"/>
        </w:rPr>
        <w:instrText xml:space="preserve"> ADDIN ZOTERO_ITEM CSL_CITATION {"citationID":"mHEOLC5C","properties":{"formattedCitation":"(Centola &amp; Macy, 2007)","plainCitation":"(Centola &amp; Macy, 2007)","noteIndex":0},"citationItems":[{"id":257,"uris":["http://zotero.org/users/7140837/items/2SHEDHN4"],"itemData":{"id":257,"type":"article-journal","container-title":"American Journal of Sociology","DOI":"10.1086/521848","ISSN":"0002-9602, 1537-5390","issue":"3","journalAbbreviation":"American Journal of Sociology","language":"en","page":"702-734","source":"DOI.org (Crossref)","title":"Complex contagions and the weakness of long ties","volume":"113","author":[{"family":"Centola","given":"Damon"},{"family":"Macy","given":"Michael"}],"issued":{"date-parts":[["2007",11]]}}}],"schema":"https://github.com/citation-style-language/schema/raw/master/csl-citation.json"} </w:instrText>
      </w:r>
      <w:r w:rsidRPr="00403717">
        <w:rPr>
          <w:color w:val="000000" w:themeColor="text1"/>
        </w:rPr>
        <w:fldChar w:fldCharType="separate"/>
      </w:r>
      <w:r w:rsidRPr="00403717">
        <w:rPr>
          <w:color w:val="000000" w:themeColor="text1"/>
        </w:rPr>
        <w:t>(Centola &amp; Macy, 2007)</w:t>
      </w:r>
      <w:r w:rsidRPr="00403717">
        <w:rPr>
          <w:color w:val="000000" w:themeColor="text1"/>
        </w:rPr>
        <w:fldChar w:fldCharType="end"/>
      </w:r>
      <w:r w:rsidRPr="00403717">
        <w:rPr>
          <w:color w:val="000000" w:themeColor="text1"/>
        </w:rPr>
        <w:t xml:space="preserve">. A rich literature has documented robust regularities in these dynamics across human social networks: homophily constrains information diversity and reinforces echo chambers </w:t>
      </w:r>
      <w:r w:rsidRPr="00403717">
        <w:rPr>
          <w:color w:val="000000" w:themeColor="text1"/>
        </w:rPr>
        <w:fldChar w:fldCharType="begin"/>
      </w:r>
      <w:r w:rsidRPr="00403717">
        <w:rPr>
          <w:color w:val="000000" w:themeColor="text1"/>
        </w:rPr>
        <w:instrText xml:space="preserve"> ADDIN ZOTERO_ITEM CSL_CITATION {"citationID":"eFEtPWn6","properties":{"formattedCitation":"(Centola, 2010)","plainCitation":"(Centola, 2010)","noteIndex":0},"citationItems":[{"id":259,"uris":["http://zotero.org/users/7140837/items/TDQ7D7MY"],"itemData":{"id":259,"type":"article-journal","abstract":"Join the Club\n            \n              An important question for policy-makers is how to communicate information (for example, about public health interventions) and promote behavior change most effectively across a population. The structure of a social network can dramatically affect the diffusion of behavior through a population.\n              Centola\n              (p.\n              1194\n              ) examined whether the number of individuals choosing to register for a health forum could be influenced by an artificially constructed network of neighbors that were signed up for the forum. The behavior spread more readily on clustered networks than on random, poorly clustered ones. Certain types of behavior within human systems are thus more likely to spread if people are exposed to many other people who have already adopted the behavior (for example, in the circumstances where your friends know each other, as well as yourself).\n            \n          , \n            An online experiment shows how network structure affects the spread of health behavior.\n          , \n            How do social networks affect the spread of behavior? A popular hypothesis states that networks with many clustered ties and a high degree of separation will be less effective for behavioral diffusion than networks in which locally redundant ties are rewired to provide shortcuts across the social space. A competing hypothesis argues that when behaviors require social reinforcement, a network with more clustering may be more advantageous, even if the network as a whole has a larger diameter. I investigated the effects of network structure on diffusion by studying the spread of health behavior through artificially structured online communities. Individual adoption was much more likely when participants received social reinforcement from multiple neighbors in the social network. The behavior spread farther and faster across clustered-lattice networks than across corresponding random networks.","container-title":"Science","DOI":"10.1126/science.1185231","ISSN":"0036-8075, 1095-9203","issue":"5996","journalAbbreviation":"Science","language":"en","page":"1194-1197","source":"DOI.org (Crossref)","title":"The spread of behavior in an online social network experiment","volume":"329","author":[{"family":"Centola","given":"Damon"}],"issued":{"date-parts":[["2010",9,3]]}}}],"schema":"https://github.com/citation-style-language/schema/raw/master/csl-citation.json"} </w:instrText>
      </w:r>
      <w:r w:rsidRPr="00403717">
        <w:rPr>
          <w:color w:val="000000" w:themeColor="text1"/>
        </w:rPr>
        <w:fldChar w:fldCharType="separate"/>
      </w:r>
      <w:r w:rsidRPr="00403717">
        <w:rPr>
          <w:color w:val="000000" w:themeColor="text1"/>
        </w:rPr>
        <w:t>(Centola, 2010)</w:t>
      </w:r>
      <w:r w:rsidRPr="00403717">
        <w:rPr>
          <w:color w:val="000000" w:themeColor="text1"/>
        </w:rPr>
        <w:fldChar w:fldCharType="end"/>
      </w:r>
      <w:r w:rsidRPr="00403717">
        <w:rPr>
          <w:color w:val="000000" w:themeColor="text1"/>
        </w:rPr>
        <w:t xml:space="preserve">; critical-mass tipping points reveal when committed minorities can overturn entrenched norms </w:t>
      </w:r>
      <w:r w:rsidRPr="00403717">
        <w:rPr>
          <w:color w:val="000000" w:themeColor="text1"/>
        </w:rPr>
        <w:fldChar w:fldCharType="begin"/>
      </w:r>
      <w:r w:rsidRPr="00403717">
        <w:rPr>
          <w:color w:val="000000" w:themeColor="text1"/>
        </w:rPr>
        <w:instrText xml:space="preserve"> ADDIN ZOTERO_ITEM CSL_CITATION {"citationID":"zODBeIuJ","properties":{"formattedCitation":"(Centola et al., 2018)","plainCitation":"(Centola et al., 2018)","noteIndex":0},"citationItems":[{"id":422,"uris":["http://zotero.org/users/7140837/items/AJPNEAR9"],"itemData":{"id":422,"type":"article-journal","abstract":"Tipping points in social convention\n            \n              Once a population has converged on a consensus, how can a group with a minority viewpoint overturn it? Theoretical models have emphasized tipping points, whereby a sufficiently large minority can change the societal norm. Centola\n              et al.\n              devised a system to study this in controlled experiments. Groups of people who had achieved a consensus about the name of a person shown in a picture were individually exposed to a confederate who promoted a different name. The only incentive was to coordinate. When the number of confederates was roughly 25% of the group, the opinion of the majority could be tipped to that of the minority.\n            \n            \n              Science\n              , this issue p.\n              1116\n            \n          , \n            Committed minorities can overturn established social conventions when a critical size is reached.\n          , \n            Theoretical models of critical mass have shown how minority groups can initiate social change dynamics in the emergence of new social conventions. Here, we study an artificial system of social conventions in which human subjects interact to establish a new coordination equilibrium. The findings provide direct empirical demonstration of the existence of a tipping point in the dynamics of changing social conventions. When minority groups reached the critical mass—that is, the critical group size for initiating social change—they were consistently able to overturn the established behavior. The size of the required critical mass is expected to vary based on theoretically identifiable features of a social setting. Our results show that the theoretically predicted dynamics of critical mass do in fact emerge as expected within an empirical system of social coordination.","container-title":"Science","DOI":"10.1126/science.aas8827","ISSN":"0036-8075, 1095-9203","issue":"6393","journalAbbreviation":"Science","language":"en","page":"1116-1119","source":"DOI.org (Crossref)","title":"Experimental evidence for tipping points in social convention","volume":"360","author":[{"family":"Centola","given":"Damon"},{"family":"Becker","given":"Joshua"},{"family":"Brackbill","given":"Devon"},{"family":"Baronchelli","given":"Andrea"}],"issued":{"date-parts":[["2018",6,8]]}}}],"schema":"https://github.com/citation-style-language/schema/raw/master/csl-citation.json"} </w:instrText>
      </w:r>
      <w:r w:rsidRPr="00403717">
        <w:rPr>
          <w:color w:val="000000" w:themeColor="text1"/>
        </w:rPr>
        <w:fldChar w:fldCharType="separate"/>
      </w:r>
      <w:r w:rsidRPr="00403717">
        <w:rPr>
          <w:color w:val="000000" w:themeColor="text1"/>
        </w:rPr>
        <w:t>(Centola et al., 2018)</w:t>
      </w:r>
      <w:r w:rsidRPr="00403717">
        <w:rPr>
          <w:color w:val="000000" w:themeColor="text1"/>
        </w:rPr>
        <w:fldChar w:fldCharType="end"/>
      </w:r>
      <w:r w:rsidRPr="00403717">
        <w:rPr>
          <w:color w:val="000000" w:themeColor="text1"/>
        </w:rPr>
        <w:t xml:space="preserve">; and scale-induced convergence explains how increasing population size stabilizes shared conventions </w:t>
      </w:r>
      <w:r w:rsidRPr="00403717">
        <w:rPr>
          <w:color w:val="000000" w:themeColor="text1"/>
        </w:rPr>
        <w:fldChar w:fldCharType="begin"/>
      </w:r>
      <w:r w:rsidRPr="00403717">
        <w:rPr>
          <w:color w:val="000000" w:themeColor="text1"/>
        </w:rPr>
        <w:instrText xml:space="preserve"> ADDIN ZOTERO_ITEM CSL_CITATION {"citationID":"ZUD813RL","properties":{"formattedCitation":"(Guilbeault et al., 2021)","plainCitation":"(Guilbeault et al., 2021)","noteIndex":0},"citationItems":[{"id":285,"uris":["http://zotero.org/users/7140837/items/I8BIYCQG"],"itemData":{"id":285,"type":"article-journal","abstract":"Abstract\n            Individuals vary widely in how they categorize novel and ambiguous phenomena. This individual variation has led influential theories in cognitive and social science to suggest that communication in large social groups introduces path dependence in category formation, which is expected to lead separate populations toward divergent cultural trajectories. Yet, anthropological data indicates that large, independent societies consistently arrive at highly similar category systems across a range of topics. How is it possible for diverse populations, consisting of individuals with significant variation in how they categorize the world, to independently construct similar category systems? Here, we investigate this puzzle experimentally by creating an online “Grouping Game” in which we observe how people in small and large populations collaboratively construct category systems for a continuum of ambiguous stimuli. We find that solitary individuals and small groups produce highly divergent category systems; however, across independent trials with unique participants, large populations consistently converge on highly similar category systems. A formal model of critical mass dynamics in social networks accurately predicts this process of scale-induced category convergence. Our findings show how large communication networks can filter lexical diversity among individuals to produce replicable society-level patterns, yielding unexpected implications for cultural evolution.","container-title":"Nature Communications","DOI":"10.1038/s41467-020-20037-y","ISSN":"2041-1723","issue":"1","journalAbbreviation":"Nat Commun","language":"en","page":"327","source":"DOI.org (Crossref)","title":"Experimental evidence for scale-induced category convergence across populations","volume":"12","author":[{"family":"Guilbeault","given":"Douglas"},{"family":"Baronchelli","given":"Andrea"},{"family":"Centola","given":"Damon"}],"issued":{"date-parts":[["2021",1,12]]}}}],"schema":"https://github.com/citation-style-language/schema/raw/master/csl-citation.json"} </w:instrText>
      </w:r>
      <w:r w:rsidRPr="00403717">
        <w:rPr>
          <w:color w:val="000000" w:themeColor="text1"/>
        </w:rPr>
        <w:fldChar w:fldCharType="separate"/>
      </w:r>
      <w:r w:rsidRPr="00403717">
        <w:rPr>
          <w:color w:val="000000" w:themeColor="text1"/>
        </w:rPr>
        <w:t>(Guilbeault et al., 2021)</w:t>
      </w:r>
      <w:r w:rsidRPr="00403717">
        <w:rPr>
          <w:color w:val="000000" w:themeColor="text1"/>
        </w:rPr>
        <w:fldChar w:fldCharType="end"/>
      </w:r>
      <w:r w:rsidRPr="00403717">
        <w:rPr>
          <w:color w:val="000000" w:themeColor="text1"/>
        </w:rPr>
        <w:t>. Together, these studies show that large-scale coordination and belief formation emerge from local imitation, social reinforcement, and feedback loops in networked settings.</w:t>
      </w:r>
    </w:p>
    <w:p w14:paraId="0B1418BF" w14:textId="77777777" w:rsidR="00297C5A" w:rsidRPr="00403717" w:rsidRDefault="00297C5A" w:rsidP="0019384D">
      <w:pPr>
        <w:spacing w:before="240" w:after="240"/>
        <w:rPr>
          <w:color w:val="000000" w:themeColor="text1"/>
        </w:rPr>
      </w:pPr>
      <w:r w:rsidRPr="00403717">
        <w:rPr>
          <w:color w:val="000000" w:themeColor="text1"/>
        </w:rPr>
        <w:t xml:space="preserve">Recent work extends these insights to artificial agent networks. Networks composed entirely of large language models exhibit humanlike social regularities, including self-organized convention formation and phase transitions </w:t>
      </w:r>
      <w:r w:rsidRPr="00403717">
        <w:rPr>
          <w:color w:val="000000" w:themeColor="text1"/>
        </w:rPr>
        <w:fldChar w:fldCharType="begin"/>
      </w:r>
      <w:r w:rsidRPr="00403717">
        <w:rPr>
          <w:color w:val="000000" w:themeColor="text1"/>
        </w:rPr>
        <w:instrText xml:space="preserve"> ADDIN ZOTERO_ITEM CSL_CITATION {"citationID":"CJo3oeD5","properties":{"formattedCitation":"(Ashery et al., 2025)","plainCitation":"(Ashery et al., 2025)","noteIndex":0},"citationItems":[{"id":7397,"uris":["http://zotero.org/users/7140837/items/B5SARE3X"],"itemData":{"id":7397,"type":"article-journal","container-title":"Science Advances","DOI":"10.1126/sciadv.adu9368","language":"en","source":"Zotero","title":"Emergent social conventions and collective bias in LLM populations","author":[{"family":"Ashery","given":"Ariel Flint"},{"family":"Aiello","given":"Luca Maria"},{"family":"Baronchelli","given":"Andrea"}],"issued":{"date-parts":[["2025"]]}}}],"schema":"https://github.com/citation-style-language/schema/raw/master/csl-citation.json"} </w:instrText>
      </w:r>
      <w:r w:rsidRPr="00403717">
        <w:rPr>
          <w:color w:val="000000" w:themeColor="text1"/>
        </w:rPr>
        <w:fldChar w:fldCharType="separate"/>
      </w:r>
      <w:r w:rsidRPr="00403717">
        <w:rPr>
          <w:color w:val="000000" w:themeColor="text1"/>
        </w:rPr>
        <w:t>(Ashery et al., 2025)</w:t>
      </w:r>
      <w:r w:rsidRPr="00403717">
        <w:rPr>
          <w:color w:val="000000" w:themeColor="text1"/>
        </w:rPr>
        <w:fldChar w:fldCharType="end"/>
      </w:r>
      <w:r w:rsidRPr="00403717">
        <w:rPr>
          <w:color w:val="000000" w:themeColor="text1"/>
        </w:rPr>
        <w:t xml:space="preserve">. Moreover, people interacting in hybrid human–AI networks treat AI agents as genuine social partners and sources of social learning. Depending on context, algorithmic feedback can entrench biases </w:t>
      </w:r>
      <w:r w:rsidRPr="00403717">
        <w:rPr>
          <w:color w:val="000000" w:themeColor="text1"/>
        </w:rPr>
        <w:fldChar w:fldCharType="begin"/>
      </w:r>
      <w:r w:rsidRPr="00403717">
        <w:rPr>
          <w:color w:val="000000" w:themeColor="text1"/>
        </w:rPr>
        <w:instrText xml:space="preserve"> ADDIN ZOTERO_ITEM CSL_CITATION {"citationID":"pryE5m77","properties":{"formattedCitation":"(Glickman &amp; Sharot, 2024)","plainCitation":"(Glickman &amp; Sharot, 2024)","noteIndex":0},"citationItems":[{"id":18063,"uris":["http://zotero.org/users/7140837/items/W25Z4QA2"],"itemData":{"id":18063,"type":"article-journal","abstract":"Abstract\n            \n              Artificial intelligence (AI) technologies are rapidly advancing, enhancing human capabilities across various fields spanning from finance to medicine. Despite their numerous advantages, AI systems can exhibit biased judgements in domains ranging from perception to emotion. Here, in a series of experiments (\n              n\n               = 1,401 participants), we reveal a feedback loop where human–AI interactions alter processes underlying human perceptual, emotional and social judgements, subsequently amplifying biases in humans. This amplification is significantly greater than that observed in interactions between humans, due to both the tendency of AI systems to amplify biases and the way humans perceive AI systems. Participants are often unaware of the extent of the AI’s influence, rendering them more susceptible to it. These findings uncover a mechanism wherein AI systems amplify biases, which are further internalized by humans, triggering a snowball effect where small errors in judgement escalate into much larger ones.","container-title":"Nature Human Behaviour","DOI":"10.1038/s41562-024-02077-2","ISSN":"2397-3374","issue":"2","journalAbbreviation":"Nat Hum Behav","language":"en","page":"345-359","source":"DOI.org (Crossref)","title":"How human–AI feedback loops alter human perceptual, emotional and social judgements","volume":"9","author":[{"family":"Glickman","given":"Moshe"},{"family":"Sharot","given":"Tali"}],"issued":{"date-parts":[["2024",12,18]]}}}],"schema":"https://github.com/citation-style-language/schema/raw/master/csl-citation.json"} </w:instrText>
      </w:r>
      <w:r w:rsidRPr="00403717">
        <w:rPr>
          <w:color w:val="000000" w:themeColor="text1"/>
        </w:rPr>
        <w:fldChar w:fldCharType="separate"/>
      </w:r>
      <w:r w:rsidRPr="00403717">
        <w:rPr>
          <w:color w:val="000000" w:themeColor="text1"/>
        </w:rPr>
        <w:t>(Glickman &amp; Sharot, 2024)</w:t>
      </w:r>
      <w:r w:rsidRPr="00403717">
        <w:rPr>
          <w:color w:val="000000" w:themeColor="text1"/>
        </w:rPr>
        <w:fldChar w:fldCharType="end"/>
      </w:r>
      <w:r w:rsidRPr="00403717">
        <w:rPr>
          <w:color w:val="000000" w:themeColor="text1"/>
        </w:rPr>
        <w:t xml:space="preserve"> or bolster creativity </w:t>
      </w:r>
      <w:r w:rsidRPr="00403717">
        <w:rPr>
          <w:color w:val="000000" w:themeColor="text1"/>
        </w:rPr>
        <w:fldChar w:fldCharType="begin"/>
      </w:r>
      <w:r w:rsidRPr="00403717">
        <w:rPr>
          <w:color w:val="000000" w:themeColor="text1"/>
        </w:rPr>
        <w:instrText xml:space="preserve"> ADDIN ZOTERO_ITEM CSL_CITATION {"citationID":"IexXMfXV","properties":{"formattedCitation":"(Shiiku et al., 2025)","plainCitation":"(Shiiku et al., 2025)","noteIndex":0},"citationItems":[{"id":18003,"uris":["http://zotero.org/users/7140837/items/6UBWUQTA"],"itemData":{"id":18003,"type":"article","abstract":"Generative AI is shaping an increasingly hybrid society, where ideas and cultural artefacs are created both by humans and intelligent machines. Human creativity is influenced in complex, nonlinear ways by the actions of AI-driven agents within their social networks, but these influences are difficult to measure using traditional methods. This study examines how human-AI interactions shape the evolution of collective creation within large-scale social network experiments, where human and AI participants collectively create stories. Participants (either humans or AI) joined 5x5 grid-based networks in which stories were selected, modified, and shared over many iterations. Initially, AI-only networks showed greater creativity (rated by a separate group of human raters) and collective diversity of stories than human-only and human-AI networks. However, over time, hybrid human-AI networks became more diverse in their creations than AI-only networks. In part, this is because AI agents retained little from the original stories, while human-only networks preserved continuity. These findings highlight the value of experimental social networks in understanding human-AI hybrid societies.","DOI":"10.48550/arXiv.2502.17962","language":"en-US","note":"arXiv:2502.17962 [cs]","number":"arXiv:2502.17962","publisher":"arXiv","source":"arXiv.org","title":"The dynamics of collective creativity in human-AI hybrid societies","URL":"http://arxiv.org/abs/2502.17962","author":[{"family":"Shiiku","given":"Shota"},{"family":"Marjieh","given":"Raja"},{"family":"Anglada-Tort","given":"Manuel"},{"family":"Jacoby","given":"Nori"}],"accessed":{"date-parts":[["2025",9,18]]},"issued":{"date-parts":[["2025",5,13]]}}}],"schema":"https://github.com/citation-style-language/schema/raw/master/csl-citation.json"} </w:instrText>
      </w:r>
      <w:r w:rsidRPr="00403717">
        <w:rPr>
          <w:color w:val="000000" w:themeColor="text1"/>
        </w:rPr>
        <w:fldChar w:fldCharType="separate"/>
      </w:r>
      <w:r w:rsidRPr="00403717">
        <w:rPr>
          <w:color w:val="000000" w:themeColor="text1"/>
        </w:rPr>
        <w:t>(Shiiku et al., 2025)</w:t>
      </w:r>
      <w:r w:rsidRPr="00403717">
        <w:rPr>
          <w:color w:val="000000" w:themeColor="text1"/>
        </w:rPr>
        <w:fldChar w:fldCharType="end"/>
      </w:r>
      <w:r w:rsidRPr="00403717">
        <w:rPr>
          <w:color w:val="000000" w:themeColor="text1"/>
        </w:rPr>
        <w:t>. These effects arise from AI’s distinctive response profile— high internal consistency, low variance, and anchoring around an averaged optimal strategy—which makes AI a unique but underexplored node in social-learning systems.</w:t>
      </w:r>
    </w:p>
    <w:p w14:paraId="1D060C10" w14:textId="77777777" w:rsidR="00297C5A" w:rsidRPr="00403717" w:rsidRDefault="00297C5A" w:rsidP="00297C5A">
      <w:pPr>
        <w:spacing w:before="240" w:after="240"/>
        <w:rPr>
          <w:color w:val="000000" w:themeColor="text1"/>
        </w:rPr>
      </w:pPr>
      <w:r w:rsidRPr="00403717">
        <w:rPr>
          <w:color w:val="000000" w:themeColor="text1"/>
        </w:rPr>
        <w:t xml:space="preserve">This perspective opens a new question: can embedding fact-sensitive AI agents within human networks promote belief updating and reduce polarization? Political and moral beliefs are notoriously resistant to change because of motivated reasoning and </w:t>
      </w:r>
      <w:bookmarkStart w:id="61" w:name="_Hlk211979202"/>
      <w:r w:rsidRPr="00403717">
        <w:rPr>
          <w:color w:val="000000" w:themeColor="text1"/>
        </w:rPr>
        <w:t xml:space="preserve">identity-protective cognition </w:t>
      </w:r>
      <w:bookmarkEnd w:id="61"/>
      <w:r w:rsidRPr="00403717">
        <w:rPr>
          <w:color w:val="000000" w:themeColor="text1"/>
        </w:rPr>
        <w:fldChar w:fldCharType="begin"/>
      </w:r>
      <w:r w:rsidRPr="00403717">
        <w:rPr>
          <w:color w:val="000000" w:themeColor="text1"/>
        </w:rPr>
        <w:instrText xml:space="preserve"> ADDIN ZOTERO_ITEM CSL_CITATION {"citationID":"9pE2YCjB","properties":{"formattedCitation":"(Kunda, 1990; Nyhan &amp; Reifler, 2010; Oktar &amp; Lombrozo, 2025; Williams, 2021)","plainCitation":"(Kunda, 1990; Nyhan &amp; Reifler, 2010; Oktar &amp; Lombrozo, 2025; Williams, 2021)","noteIndex":0},"citationItems":[{"id":18630,"uris":["http://zotero.org/users/7140837/items/J98P9FRQ"],"itemData":{"id":18630,"type":"article-journal","abstract":"It is proposed that motivation may affect reasoning through reliance on a biased set of cognitive processes—that is, strategies for accessing, constructing, and evaluating beliefs. The motivation to be accurate enhances use of those beliefs and strategies that are considered most appropriate, whereas the motivation to arrive at particular conclusions enhances use of those that are considered most likely to yield the desired conclusion. There is considerable evidence that people are more likely to arrive at conclusions that they want to arrive at, but their ability to do so is constrained by their ability to construct seemingly reasonable justifications for these conclusions. These ideas can account for a wide variety of research concerned with motivated reasoning. (PsycInfo Database Record (c) 2025 APA, all rights reserved)","container-title":"Psychological Bulletin","DOI":"10.1037/0033-2909.108.3.480","ISSN":"1939-1455","issue":"3","note":"publisher-place: US\npublisher: American Psychological Association","page":"480-498","source":"APA PsycNet","title":"The case for motivated reasoning","volume":"108","author":[{"family":"Kunda","given":"Ziva"}],"issued":{"date-parts":[["1990"]]}}},{"id":18632,"uris":["http://zotero.org/users/7140837/items/DK2E6AYN"],"itemData":{"id":18632,"type":"article-journal","abstract":"An extensive literature addresses citizen ignorance, but very little research focuses on misperceptions. Can these false or unsubstantiated beliefs about politics be corrected? Previous studies have not tested the efficacy of corrections in a realistic format. We conducted four experiments in which subjects read mock news articles that included either a misleading claim from a politician, or a misleading claim and a correction. Results indicate that corrections frequently fail to reduce misperceptions among the targeted ideological group. We also document several instances of a “backfire effect” in which corrections actually increase misperceptions among the group in question.","container-title":"Political Behavior","DOI":"10.1007/s11109-010-9112-2","ISSN":"1573-6687","issue":"2","journalAbbreviation":"Polit Behav","language":"en","page":"303-330","source":"Springer Link","title":"When Corrections Fail: The Persistence of Political Misperceptions","title-short":"When Corrections Fail","volume":"32","author":[{"family":"Nyhan","given":"Brendan"},{"family":"Reifler","given":"Jason"}],"issued":{"date-parts":[["2010",6,1]]}}},{"id":18042,"uris":["http://zotero.org/users/7140837/items/E49B6XRR"],"itemData":{"id":18042,"type":"article-journal","abstract":"On controversial issues from abortion to vaccination, we frequently know that millions disagree with us, yet remain firmly rooted in our beliefs. What enables this capacity to sustain controversial beliefs amid societal disagreement? To answer this question, we connect insights across the social sciences to develop the paths to persistence model (PPM). The PPM outlines four causes of persistence amid societal dissent: People may perceive disagreeing others as more ignorant, biased, or unintelligent than themselves or those who agree (informational path), consider the issue to be subjective or unknowable (ontological path), expect changing their beliefs to have bad social or personal consequences (functional path), or fail to deploy the cognitive resources to update their beliefs (computational). We explain how the PPM integrates previous theories across disciplines into interacting “paths” that jointly explain persistence. We then present a preregistered study with a sample quota-matched to the U.S. census on race and sex (N = 1,250) investigating responses to societal disagreement on 96 issues spanning science, politics, morality, and religion. We find that most participants persist in their beliefs amid controversy—even when they learn that they vastly underestimated the extent of societal dissent. Moreover, we find that the paths jointly predict whether people persist and are associated with important social outcomes, such as people’s willingness to befriend disagreeing others. Four additional preregistered open- and close-ended studies (N = 1,921) support these findings and our theoretical model. (PsycInfo Database Record (c) 2025 APA, all rights reserved)","container-title":"Psychological Review","DOI":"10.1037/rev0000583","ISSN":"1939-1471","language":"en-US","note":"publisher-place: US\npublisher: American Psychological Association","source":"APA PsycNet","title":"How beliefs persist amid controversy: The paths to persistence model","title-short":"How beliefs persist amid controversy","author":[{"family":"Oktar","given":"Kerem"},{"family":"Lombrozo","given":"Tania"}],"issued":{"date-parts":[["2025"]]}}},{"id":18634,"uris":["http://zotero.org/users/7140837/items/YDP2QQ5U"],"itemData":{"id":18634,"type":"article-journal","abstract":"I clarify and defend the hypothesis that human belief formation is sensitive to social rewards and punishments, such that beliefs are sometimes formed based on unconscious expectations of their likely effects on other agents – agents who frequently reward us when we hold ungrounded beliefs and punish us when we hold reasonable ones. After clarifying this phenomenon and distinguishing it from other sources of bias in the psychological literature, I argue that the hypothesis is plausible on theoretical grounds and I show how it illuminates and unifies a range of psychological phenomena, including confabulation and rationalisation, positive illusions, and identity-protective cognition.","container-title":"Mind &amp; Language","DOI":"10.1111/mila.12294","ISSN":"1468-0017","issue":"3","language":"en","license":"© 2020 John Wiley &amp; Sons Ltd","note":"_eprint: https://onlinelibrary.wiley.com/doi/pdf/10.1111/mila.12294","page":"333-354","source":"Wiley Online Library","title":"Socially adaptive belief","volume":"36","author":[{"family":"Williams","given":"Daniel"}],"issued":{"date-parts":[["2021"]]}}}],"schema":"https://github.com/citation-style-language/schema/raw/master/csl-citation.json"} </w:instrText>
      </w:r>
      <w:r w:rsidRPr="00403717">
        <w:rPr>
          <w:color w:val="000000" w:themeColor="text1"/>
        </w:rPr>
        <w:fldChar w:fldCharType="separate"/>
      </w:r>
      <w:r w:rsidRPr="00403717">
        <w:rPr>
          <w:noProof/>
          <w:color w:val="000000" w:themeColor="text1"/>
        </w:rPr>
        <w:t>(Kunda, 1990; Nyhan &amp; Reifler, 2010; Oktar &amp; Lombrozo, 2025; Williams, 2021)</w:t>
      </w:r>
      <w:r w:rsidRPr="00403717">
        <w:rPr>
          <w:color w:val="000000" w:themeColor="text1"/>
        </w:rPr>
        <w:fldChar w:fldCharType="end"/>
      </w:r>
      <w:r w:rsidRPr="00403717">
        <w:rPr>
          <w:color w:val="000000" w:themeColor="text1"/>
        </w:rPr>
        <w:t>. In polarized environments, even exposure to accurate information can backfire, deepening attitudinal divides. If strategically designed AI agents could model epistemic openness and create consistent social reinforcement toward factual accuracy, they might overcome some of these barriers. Such interventions would not only advance theories of social learning in hybrid networks but also offer a scalable, ethically tractable pathway for depolarization in real-world discourse.</w:t>
      </w:r>
    </w:p>
    <w:p w14:paraId="0C098FE4" w14:textId="77777777" w:rsidR="00297C5A" w:rsidRPr="00403717" w:rsidRDefault="00297C5A" w:rsidP="00297C5A">
      <w:pPr>
        <w:pStyle w:val="Heading3"/>
        <w:keepNext w:val="0"/>
        <w:keepLines w:val="0"/>
        <w:spacing w:before="280"/>
        <w:rPr>
          <w:b/>
          <w:color w:val="000000" w:themeColor="text1"/>
          <w:sz w:val="22"/>
          <w:szCs w:val="22"/>
        </w:rPr>
      </w:pPr>
      <w:bookmarkStart w:id="62" w:name="_v5f0u4e9j6z5"/>
      <w:bookmarkStart w:id="63" w:name="_iivsqr5eprfz"/>
      <w:bookmarkEnd w:id="62"/>
      <w:bookmarkEnd w:id="63"/>
      <w:r w:rsidRPr="00403717">
        <w:rPr>
          <w:b/>
          <w:color w:val="000000" w:themeColor="text1"/>
          <w:sz w:val="22"/>
          <w:szCs w:val="22"/>
        </w:rPr>
        <w:t>Hypotheses</w:t>
      </w:r>
    </w:p>
    <w:p w14:paraId="65E1DBA4" w14:textId="77777777" w:rsidR="00297C5A" w:rsidRPr="00403717" w:rsidRDefault="00297C5A" w:rsidP="00297C5A">
      <w:pPr>
        <w:pStyle w:val="NormalWeb"/>
        <w:numPr>
          <w:ilvl w:val="0"/>
          <w:numId w:val="7"/>
        </w:numPr>
        <w:rPr>
          <w:rFonts w:ascii="Arial" w:hAnsi="Arial" w:cs="Arial"/>
          <w:color w:val="000000" w:themeColor="text1"/>
          <w:sz w:val="22"/>
          <w:szCs w:val="22"/>
        </w:rPr>
      </w:pPr>
      <w:r w:rsidRPr="00403717">
        <w:rPr>
          <w:rStyle w:val="Strong"/>
          <w:rFonts w:ascii="Arial" w:hAnsi="Arial" w:cs="Arial"/>
          <w:color w:val="000000" w:themeColor="text1"/>
          <w:sz w:val="22"/>
          <w:szCs w:val="22"/>
        </w:rPr>
        <w:t>Hybrid-Reinforcement Hypothesis (H1)</w:t>
      </w:r>
      <w:r w:rsidRPr="00403717">
        <w:rPr>
          <w:rFonts w:ascii="Arial" w:hAnsi="Arial" w:cs="Arial"/>
          <w:color w:val="000000" w:themeColor="text1"/>
          <w:sz w:val="22"/>
          <w:szCs w:val="22"/>
        </w:rPr>
        <w:br/>
        <w:t>Human participants embedded in hybrid networks containing fact-responsive AI agents will update their beliefs toward factual benchmarks more than those in all-human networks.</w:t>
      </w:r>
    </w:p>
    <w:p w14:paraId="24B41D2A" w14:textId="77777777" w:rsidR="00297C5A" w:rsidRPr="00403717" w:rsidRDefault="00297C5A" w:rsidP="00297C5A">
      <w:pPr>
        <w:pStyle w:val="NormalWeb"/>
        <w:numPr>
          <w:ilvl w:val="0"/>
          <w:numId w:val="7"/>
        </w:numPr>
        <w:rPr>
          <w:rFonts w:ascii="Arial" w:hAnsi="Arial" w:cs="Arial"/>
          <w:color w:val="000000" w:themeColor="text1"/>
          <w:sz w:val="22"/>
          <w:szCs w:val="22"/>
        </w:rPr>
      </w:pPr>
      <w:r w:rsidRPr="00403717">
        <w:rPr>
          <w:rStyle w:val="Strong"/>
          <w:rFonts w:ascii="Arial" w:hAnsi="Arial" w:cs="Arial"/>
          <w:color w:val="000000" w:themeColor="text1"/>
          <w:sz w:val="22"/>
          <w:szCs w:val="22"/>
        </w:rPr>
        <w:t>Critical-Mass Hypothesis (H2)</w:t>
      </w:r>
      <w:r w:rsidRPr="00403717">
        <w:rPr>
          <w:rFonts w:ascii="Arial" w:hAnsi="Arial" w:cs="Arial"/>
          <w:color w:val="000000" w:themeColor="text1"/>
          <w:sz w:val="22"/>
          <w:szCs w:val="22"/>
        </w:rPr>
        <w:br/>
        <w:t xml:space="preserve">The aggregate shift toward factual accuracy will display a </w:t>
      </w:r>
      <w:r w:rsidRPr="00403717">
        <w:rPr>
          <w:rStyle w:val="Strong"/>
          <w:rFonts w:ascii="Arial" w:hAnsi="Arial" w:cs="Arial"/>
          <w:color w:val="000000" w:themeColor="text1"/>
          <w:sz w:val="22"/>
          <w:szCs w:val="22"/>
        </w:rPr>
        <w:t xml:space="preserve">non-linear, threshold </w:t>
      </w:r>
      <w:r w:rsidRPr="00403717">
        <w:rPr>
          <w:rStyle w:val="Strong"/>
          <w:rFonts w:ascii="Arial" w:hAnsi="Arial" w:cs="Arial"/>
          <w:color w:val="000000" w:themeColor="text1"/>
          <w:sz w:val="22"/>
          <w:szCs w:val="22"/>
        </w:rPr>
        <w:lastRenderedPageBreak/>
        <w:t>pattern</w:t>
      </w:r>
      <w:r w:rsidRPr="00403717">
        <w:rPr>
          <w:rFonts w:ascii="Arial" w:hAnsi="Arial" w:cs="Arial"/>
          <w:color w:val="000000" w:themeColor="text1"/>
          <w:sz w:val="22"/>
          <w:szCs w:val="22"/>
        </w:rPr>
        <w:t>: once AI agents exceed a critical proportion (≈20–30% of the network), collective beliefs will tip toward factual convergence.</w:t>
      </w:r>
    </w:p>
    <w:p w14:paraId="2CCF8E07" w14:textId="77777777" w:rsidR="00297C5A" w:rsidRPr="00403717" w:rsidRDefault="00297C5A" w:rsidP="00297C5A">
      <w:pPr>
        <w:pStyle w:val="Heading3"/>
        <w:keepNext w:val="0"/>
        <w:keepLines w:val="0"/>
        <w:spacing w:before="280"/>
        <w:rPr>
          <w:rFonts w:cs="Arial"/>
          <w:b/>
          <w:color w:val="000000" w:themeColor="text1"/>
          <w:sz w:val="22"/>
          <w:szCs w:val="22"/>
        </w:rPr>
      </w:pPr>
      <w:r w:rsidRPr="00403717">
        <w:rPr>
          <w:b/>
          <w:color w:val="000000" w:themeColor="text1"/>
        </w:rPr>
        <w:t>Design</w:t>
      </w:r>
    </w:p>
    <w:p w14:paraId="31887E1B" w14:textId="77777777" w:rsidR="00297C5A" w:rsidRPr="00403717" w:rsidRDefault="00297C5A" w:rsidP="00297C5A">
      <w:pPr>
        <w:pStyle w:val="NormalWeb"/>
        <w:numPr>
          <w:ilvl w:val="0"/>
          <w:numId w:val="8"/>
        </w:numPr>
        <w:rPr>
          <w:rFonts w:ascii="Arial" w:hAnsi="Arial" w:cs="Arial"/>
          <w:color w:val="000000" w:themeColor="text1"/>
          <w:sz w:val="22"/>
          <w:szCs w:val="22"/>
        </w:rPr>
      </w:pPr>
      <w:r w:rsidRPr="00403717">
        <w:rPr>
          <w:rStyle w:val="Strong"/>
          <w:rFonts w:ascii="Arial" w:hAnsi="Arial" w:cs="Arial"/>
          <w:color w:val="000000" w:themeColor="text1"/>
          <w:sz w:val="22"/>
          <w:szCs w:val="22"/>
        </w:rPr>
        <w:t>Participants</w:t>
      </w:r>
      <w:r w:rsidRPr="00403717">
        <w:rPr>
          <w:rFonts w:ascii="Arial" w:hAnsi="Arial" w:cs="Arial"/>
          <w:color w:val="000000" w:themeColor="text1"/>
          <w:sz w:val="22"/>
          <w:szCs w:val="22"/>
        </w:rPr>
        <w:br/>
        <w:t>600 U.S. adults (balanced left/right ideology) recruited via Prolific. Random assignment to network and AI-ratio conditions.</w:t>
      </w:r>
    </w:p>
    <w:p w14:paraId="5C5AAA4C" w14:textId="77777777" w:rsidR="00297C5A" w:rsidRPr="00403717" w:rsidRDefault="00297C5A" w:rsidP="00297C5A">
      <w:pPr>
        <w:pStyle w:val="NormalWeb"/>
        <w:numPr>
          <w:ilvl w:val="0"/>
          <w:numId w:val="8"/>
        </w:numPr>
        <w:rPr>
          <w:rFonts w:ascii="Arial" w:hAnsi="Arial" w:cs="Arial"/>
          <w:color w:val="000000" w:themeColor="text1"/>
          <w:sz w:val="22"/>
          <w:szCs w:val="22"/>
        </w:rPr>
      </w:pPr>
      <w:r w:rsidRPr="00403717">
        <w:rPr>
          <w:rStyle w:val="Strong"/>
          <w:rFonts w:ascii="Arial" w:hAnsi="Arial" w:cs="Arial"/>
          <w:color w:val="000000" w:themeColor="text1"/>
          <w:sz w:val="22"/>
          <w:szCs w:val="22"/>
        </w:rPr>
        <w:t>Network Composition (between-subjects)</w:t>
      </w:r>
    </w:p>
    <w:p w14:paraId="1D44134F"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Fonts w:ascii="Arial" w:hAnsi="Arial" w:cs="Arial"/>
          <w:color w:val="000000" w:themeColor="text1"/>
          <w:sz w:val="22"/>
          <w:szCs w:val="22"/>
        </w:rPr>
        <w:t>Control (0% AI) – 30 human participants</w:t>
      </w:r>
    </w:p>
    <w:p w14:paraId="57A56E2D"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Fonts w:ascii="Arial" w:hAnsi="Arial" w:cs="Arial"/>
          <w:color w:val="000000" w:themeColor="text1"/>
          <w:sz w:val="22"/>
          <w:szCs w:val="22"/>
        </w:rPr>
        <w:t>Low AI – 10% AI agents (27H + 3AI)</w:t>
      </w:r>
    </w:p>
    <w:p w14:paraId="0080A232"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Fonts w:ascii="Arial" w:hAnsi="Arial" w:cs="Arial"/>
          <w:color w:val="000000" w:themeColor="text1"/>
          <w:sz w:val="22"/>
          <w:szCs w:val="22"/>
        </w:rPr>
        <w:t>Medium AI – 25% AI agents (22H + 8AI)</w:t>
      </w:r>
    </w:p>
    <w:p w14:paraId="61DB1694"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Fonts w:ascii="Arial" w:hAnsi="Arial" w:cs="Arial"/>
          <w:color w:val="000000" w:themeColor="text1"/>
          <w:sz w:val="22"/>
          <w:szCs w:val="22"/>
        </w:rPr>
        <w:t>High AI – 40% AI agents (18H + 12AI)</w:t>
      </w:r>
    </w:p>
    <w:p w14:paraId="2CFE115F" w14:textId="77777777" w:rsidR="00297C5A" w:rsidRPr="00403717" w:rsidRDefault="00297C5A" w:rsidP="00297C5A">
      <w:pPr>
        <w:pStyle w:val="NormalWeb"/>
        <w:numPr>
          <w:ilvl w:val="0"/>
          <w:numId w:val="8"/>
        </w:numPr>
        <w:rPr>
          <w:rFonts w:ascii="Arial" w:hAnsi="Arial" w:cs="Arial"/>
          <w:color w:val="000000" w:themeColor="text1"/>
          <w:sz w:val="22"/>
          <w:szCs w:val="22"/>
        </w:rPr>
      </w:pPr>
      <w:r w:rsidRPr="00403717">
        <w:rPr>
          <w:rStyle w:val="Strong"/>
          <w:rFonts w:ascii="Arial" w:hAnsi="Arial" w:cs="Arial"/>
          <w:color w:val="000000" w:themeColor="text1"/>
          <w:sz w:val="22"/>
          <w:szCs w:val="22"/>
        </w:rPr>
        <w:t>AI Initialization</w:t>
      </w:r>
    </w:p>
    <w:p w14:paraId="29ED3424"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Fonts w:ascii="Arial" w:hAnsi="Arial" w:cs="Arial"/>
          <w:color w:val="000000" w:themeColor="text1"/>
          <w:sz w:val="22"/>
          <w:szCs w:val="22"/>
        </w:rPr>
        <w:t>Each AI belongs to the same ideological camp as its paired humans (left or right).</w:t>
      </w:r>
    </w:p>
    <w:p w14:paraId="0BF61FA0"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Fonts w:ascii="Arial" w:hAnsi="Arial" w:cs="Arial"/>
          <w:color w:val="000000" w:themeColor="text1"/>
          <w:sz w:val="22"/>
          <w:szCs w:val="22"/>
        </w:rPr>
        <w:t xml:space="preserve">Initial stance drawn from a </w:t>
      </w:r>
      <w:r w:rsidRPr="00403717">
        <w:rPr>
          <w:rStyle w:val="Strong"/>
          <w:rFonts w:ascii="Arial" w:hAnsi="Arial" w:cs="Arial"/>
          <w:color w:val="000000" w:themeColor="text1"/>
          <w:sz w:val="22"/>
          <w:szCs w:val="22"/>
        </w:rPr>
        <w:t>truncated normal distribution</w:t>
      </w:r>
      <w:r w:rsidRPr="00403717">
        <w:rPr>
          <w:rFonts w:ascii="Arial" w:hAnsi="Arial" w:cs="Arial"/>
          <w:color w:val="000000" w:themeColor="text1"/>
          <w:sz w:val="22"/>
          <w:szCs w:val="22"/>
        </w:rPr>
        <w:t xml:space="preserve"> within camp (e.g., μ = +0.6, σ = 0.2, truncated to [−1, +1]), producing “extreme,” “moderate,” and “mild” personas.</w:t>
      </w:r>
    </w:p>
    <w:p w14:paraId="7C27E8BB"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Fonts w:ascii="Arial" w:hAnsi="Arial" w:cs="Arial"/>
          <w:color w:val="000000" w:themeColor="text1"/>
          <w:sz w:val="22"/>
          <w:szCs w:val="22"/>
        </w:rPr>
        <w:t>Personality cards briefly describe these personas to make the distribution appear natural.</w:t>
      </w:r>
    </w:p>
    <w:p w14:paraId="22184333" w14:textId="77777777" w:rsidR="00297C5A" w:rsidRPr="00403717" w:rsidRDefault="00297C5A" w:rsidP="00297C5A">
      <w:pPr>
        <w:pStyle w:val="NormalWeb"/>
        <w:numPr>
          <w:ilvl w:val="0"/>
          <w:numId w:val="8"/>
        </w:numPr>
        <w:rPr>
          <w:rFonts w:ascii="Arial" w:hAnsi="Arial" w:cs="Arial"/>
          <w:color w:val="000000" w:themeColor="text1"/>
          <w:sz w:val="22"/>
          <w:szCs w:val="22"/>
        </w:rPr>
      </w:pPr>
      <w:commentRangeStart w:id="64"/>
      <w:r w:rsidRPr="00403717">
        <w:rPr>
          <w:rStyle w:val="Strong"/>
          <w:rFonts w:ascii="Arial" w:hAnsi="Arial" w:cs="Arial"/>
          <w:color w:val="000000" w:themeColor="text1"/>
          <w:sz w:val="22"/>
          <w:szCs w:val="22"/>
        </w:rPr>
        <w:t>AI Learning Rule (explicit λ parameter)</w:t>
      </w:r>
      <w:r w:rsidRPr="00403717">
        <w:rPr>
          <w:rFonts w:ascii="Arial" w:hAnsi="Arial" w:cs="Arial"/>
          <w:color w:val="000000" w:themeColor="text1"/>
          <w:sz w:val="22"/>
          <w:szCs w:val="22"/>
        </w:rPr>
        <w:br/>
      </w:r>
      <w:commentRangeEnd w:id="64"/>
      <w:r w:rsidRPr="00403717">
        <w:rPr>
          <w:rStyle w:val="CommentReference"/>
          <w:rFonts w:eastAsia="SimSun"/>
          <w:color w:val="000000" w:themeColor="text1"/>
          <w:lang w:val="en" w:eastAsia="en-US"/>
        </w:rPr>
        <w:commentReference w:id="64"/>
      </w:r>
      <w:r w:rsidRPr="00403717">
        <w:rPr>
          <w:rFonts w:ascii="Arial" w:hAnsi="Arial" w:cs="Arial"/>
          <w:color w:val="000000" w:themeColor="text1"/>
          <w:sz w:val="22"/>
          <w:szCs w:val="22"/>
        </w:rPr>
        <w:t xml:space="preserve">Each AI holds an internal numeric belief </w:t>
      </w:r>
      <w:proofErr w:type="spellStart"/>
      <w:r w:rsidRPr="00403717">
        <w:rPr>
          <w:rStyle w:val="katex-mathml"/>
          <w:rFonts w:ascii="Arial" w:hAnsi="Arial" w:cs="Arial"/>
          <w:i/>
          <w:iCs/>
          <w:color w:val="000000" w:themeColor="text1"/>
          <w:sz w:val="22"/>
          <w:szCs w:val="22"/>
        </w:rPr>
        <w:t>B</w:t>
      </w:r>
      <w:r w:rsidRPr="00403717">
        <w:rPr>
          <w:rStyle w:val="katex-mathml"/>
          <w:rFonts w:ascii="Arial" w:hAnsi="Arial" w:cs="Arial"/>
          <w:i/>
          <w:iCs/>
          <w:color w:val="000000" w:themeColor="text1"/>
          <w:sz w:val="22"/>
          <w:szCs w:val="22"/>
          <w:vertAlign w:val="subscript"/>
        </w:rPr>
        <w:t>t</w:t>
      </w:r>
      <w:proofErr w:type="spellEnd"/>
      <w:r w:rsidRPr="00403717">
        <w:rPr>
          <w:rStyle w:val="katex-mathml"/>
          <w:rFonts w:ascii="Arial" w:hAnsi="Arial" w:cs="Arial"/>
          <w:i/>
          <w:iCs/>
          <w:color w:val="000000" w:themeColor="text1"/>
          <w:sz w:val="22"/>
          <w:szCs w:val="22"/>
          <w:vertAlign w:val="subscript"/>
        </w:rPr>
        <w:t xml:space="preserve"> </w:t>
      </w:r>
      <w:r w:rsidRPr="00403717">
        <w:rPr>
          <w:rStyle w:val="katex-mathml"/>
          <w:rFonts w:ascii="Cambria Math" w:hAnsi="Cambria Math" w:cs="Cambria Math"/>
          <w:color w:val="000000" w:themeColor="text1"/>
          <w:sz w:val="22"/>
          <w:szCs w:val="22"/>
        </w:rPr>
        <w:t xml:space="preserve">∈ </w:t>
      </w:r>
      <w:r w:rsidRPr="00403717">
        <w:rPr>
          <w:rStyle w:val="katex-mathml"/>
          <w:rFonts w:ascii="Arial" w:hAnsi="Arial" w:cs="Arial"/>
          <w:color w:val="000000" w:themeColor="text1"/>
          <w:sz w:val="22"/>
          <w:szCs w:val="22"/>
        </w:rPr>
        <w:t>[−1,1]</w:t>
      </w:r>
      <w:r w:rsidRPr="00403717">
        <w:rPr>
          <w:rStyle w:val="katex-mathml"/>
          <w:rFonts w:ascii="SimSun" w:eastAsia="SimSun" w:hAnsi="SimSun" w:cs="SimSun" w:hint="eastAsia"/>
          <w:color w:val="000000" w:themeColor="text1"/>
          <w:sz w:val="22"/>
          <w:szCs w:val="22"/>
        </w:rPr>
        <w:t>.</w:t>
      </w:r>
      <w:r w:rsidRPr="00403717">
        <w:rPr>
          <w:rFonts w:ascii="Arial" w:hAnsi="Arial" w:cs="Arial"/>
          <w:color w:val="000000" w:themeColor="text1"/>
          <w:sz w:val="22"/>
          <w:szCs w:val="22"/>
        </w:rPr>
        <w:br/>
        <w:t>After each learning block:</w:t>
      </w:r>
      <w:r w:rsidRPr="00403717">
        <w:rPr>
          <w:rFonts w:ascii="Arial" w:hAnsi="Arial" w:cs="Arial"/>
          <w:color w:val="000000" w:themeColor="text1"/>
          <w:sz w:val="22"/>
          <w:szCs w:val="22"/>
        </w:rPr>
        <w:br/>
      </w:r>
      <m:oMathPara>
        <m:oMath>
          <m:sSub>
            <m:sSubPr>
              <m:ctrlPr>
                <w:rPr>
                  <w:rFonts w:ascii="Cambria Math" w:hAnsi="Cambria Math"/>
                  <w:i/>
                  <w:color w:val="000000" w:themeColor="text1"/>
                  <w:sz w:val="22"/>
                  <w:szCs w:val="22"/>
                </w:rPr>
              </m:ctrlPr>
            </m:sSubPr>
            <m:e>
              <m:r>
                <w:rPr>
                  <w:rFonts w:ascii="Cambria Math" w:hAnsi="Cambria Math" w:cs="Arial"/>
                  <w:color w:val="000000" w:themeColor="text1"/>
                  <w:sz w:val="22"/>
                  <w:szCs w:val="22"/>
                </w:rPr>
                <m:t>B</m:t>
              </m:r>
            </m:e>
            <m:sub>
              <m:r>
                <w:rPr>
                  <w:rFonts w:ascii="Cambria Math" w:hAnsi="Cambria Math" w:cs="Arial"/>
                  <w:color w:val="000000" w:themeColor="text1"/>
                  <w:sz w:val="22"/>
                  <w:szCs w:val="22"/>
                </w:rPr>
                <m:t>t+1</m:t>
              </m:r>
            </m:sub>
          </m:sSub>
          <m:r>
            <w:rPr>
              <w:rFonts w:ascii="Cambria Math" w:hAnsi="Cambria Math" w:cs="Arial"/>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s="Arial"/>
                  <w:color w:val="000000" w:themeColor="text1"/>
                  <w:sz w:val="22"/>
                  <w:szCs w:val="22"/>
                </w:rPr>
                <m:t>B</m:t>
              </m:r>
            </m:e>
            <m:sub>
              <m:r>
                <w:rPr>
                  <w:rFonts w:ascii="Cambria Math" w:hAnsi="Cambria Math" w:cs="Arial"/>
                  <w:color w:val="000000" w:themeColor="text1"/>
                  <w:sz w:val="22"/>
                  <w:szCs w:val="22"/>
                </w:rPr>
                <m:t>t</m:t>
              </m:r>
            </m:sub>
          </m:sSub>
          <m:r>
            <w:rPr>
              <w:rFonts w:ascii="Cambria Math" w:hAnsi="Cambria Math" w:cs="Arial"/>
              <w:color w:val="000000" w:themeColor="text1"/>
              <w:sz w:val="22"/>
              <w:szCs w:val="22"/>
            </w:rPr>
            <m:t xml:space="preserve">+ </m:t>
          </m:r>
          <w:bookmarkStart w:id="65" w:name="_Hlk211981177"/>
          <m:r>
            <w:rPr>
              <w:rFonts w:ascii="Cambria Math" w:hAnsi="Cambria Math" w:cs="Arial"/>
              <w:color w:val="000000" w:themeColor="text1"/>
              <w:sz w:val="22"/>
              <w:szCs w:val="22"/>
            </w:rPr>
            <m:t>λ</m:t>
          </m:r>
          <w:bookmarkEnd w:id="65"/>
          <m:d>
            <m:dPr>
              <m:ctrlPr>
                <w:rPr>
                  <w:rFonts w:ascii="Cambria Math" w:hAnsi="Cambria Math"/>
                  <w:i/>
                  <w:color w:val="000000" w:themeColor="text1"/>
                  <w:sz w:val="22"/>
                  <w:szCs w:val="22"/>
                </w:rPr>
              </m:ctrlPr>
            </m:dPr>
            <m:e>
              <m:sSup>
                <m:sSupPr>
                  <m:ctrlPr>
                    <w:rPr>
                      <w:rFonts w:ascii="Cambria Math" w:hAnsi="Cambria Math"/>
                      <w:i/>
                      <w:color w:val="000000" w:themeColor="text1"/>
                      <w:sz w:val="22"/>
                      <w:szCs w:val="22"/>
                    </w:rPr>
                  </m:ctrlPr>
                </m:sSupPr>
                <m:e>
                  <m:r>
                    <w:rPr>
                      <w:rFonts w:ascii="Cambria Math" w:hAnsi="Cambria Math" w:cs="Arial"/>
                      <w:color w:val="000000" w:themeColor="text1"/>
                      <w:sz w:val="22"/>
                      <w:szCs w:val="22"/>
                    </w:rPr>
                    <m:t>B</m:t>
                  </m:r>
                </m:e>
                <m:sup>
                  <m:r>
                    <w:rPr>
                      <w:rFonts w:ascii="Cambria Math" w:hAnsi="Cambria Math" w:cs="Arial"/>
                      <w:color w:val="000000" w:themeColor="text1"/>
                      <w:sz w:val="22"/>
                      <w:szCs w:val="22"/>
                    </w:rPr>
                    <m:t>*</m:t>
                  </m:r>
                </m:sup>
              </m:sSup>
              <m:r>
                <w:rPr>
                  <w:rFonts w:ascii="Cambria Math" w:hAnsi="Cambria Math" w:cs="Arial"/>
                  <w:color w:val="000000" w:themeColor="text1"/>
                  <w:sz w:val="22"/>
                  <w:szCs w:val="22"/>
                </w:rPr>
                <m:t xml:space="preserve">- </m:t>
              </m:r>
              <m:sSub>
                <m:sSubPr>
                  <m:ctrlPr>
                    <w:rPr>
                      <w:rFonts w:ascii="Cambria Math" w:hAnsi="Cambria Math"/>
                      <w:i/>
                      <w:color w:val="000000" w:themeColor="text1"/>
                      <w:sz w:val="22"/>
                      <w:szCs w:val="22"/>
                    </w:rPr>
                  </m:ctrlPr>
                </m:sSubPr>
                <m:e>
                  <m:r>
                    <w:rPr>
                      <w:rFonts w:ascii="Cambria Math" w:hAnsi="Cambria Math" w:cs="Arial"/>
                      <w:color w:val="000000" w:themeColor="text1"/>
                      <w:sz w:val="22"/>
                      <w:szCs w:val="22"/>
                    </w:rPr>
                    <m:t>B</m:t>
                  </m:r>
                </m:e>
                <m:sub>
                  <m:r>
                    <w:rPr>
                      <w:rFonts w:ascii="Cambria Math" w:hAnsi="Cambria Math" w:cs="Arial"/>
                      <w:color w:val="000000" w:themeColor="text1"/>
                      <w:sz w:val="22"/>
                      <w:szCs w:val="22"/>
                    </w:rPr>
                    <m:t>t</m:t>
                  </m:r>
                </m:sub>
              </m:sSub>
            </m:e>
          </m:d>
          <m:r>
            <w:rPr>
              <w:rFonts w:ascii="Cambria Math" w:hAnsi="Cambria Math" w:cs="Arial"/>
              <w:color w:val="000000" w:themeColor="text1"/>
              <w:sz w:val="22"/>
              <w:szCs w:val="22"/>
            </w:rPr>
            <m:t>+ ϵ, ϵ ~N(0, 0.03)</m:t>
          </m:r>
        </m:oMath>
      </m:oMathPara>
    </w:p>
    <w:p w14:paraId="17D6B959" w14:textId="77777777" w:rsidR="00297C5A" w:rsidRPr="00403717" w:rsidRDefault="00297C5A" w:rsidP="00297C5A">
      <w:pPr>
        <w:pStyle w:val="NormalWeb"/>
        <w:rPr>
          <w:rFonts w:ascii="Arial" w:hAnsi="Arial" w:cs="Arial"/>
          <w:color w:val="000000" w:themeColor="text1"/>
          <w:sz w:val="22"/>
          <w:szCs w:val="22"/>
        </w:rPr>
      </w:pPr>
      <w:r w:rsidRPr="00403717">
        <w:rPr>
          <w:rFonts w:ascii="Arial" w:hAnsi="Arial" w:cs="Arial"/>
          <w:color w:val="000000" w:themeColor="text1"/>
          <w:sz w:val="22"/>
          <w:szCs w:val="22"/>
        </w:rPr>
        <w:t xml:space="preserve">where </w:t>
      </w:r>
      <w:r w:rsidRPr="00403717">
        <w:rPr>
          <w:rStyle w:val="katex-mathml"/>
          <w:rFonts w:ascii="Arial" w:hAnsi="Arial" w:cs="Arial"/>
          <w:i/>
          <w:iCs/>
          <w:color w:val="000000" w:themeColor="text1"/>
          <w:sz w:val="22"/>
          <w:szCs w:val="22"/>
        </w:rPr>
        <w:t>B</w:t>
      </w:r>
      <w:r w:rsidRPr="00403717">
        <w:rPr>
          <w:rStyle w:val="katex-mathml"/>
          <w:rFonts w:ascii="Cambria Math" w:hAnsi="Cambria Math" w:cs="Cambria Math"/>
          <w:color w:val="000000" w:themeColor="text1"/>
          <w:sz w:val="22"/>
          <w:szCs w:val="22"/>
          <w:vertAlign w:val="superscript"/>
        </w:rPr>
        <w:t>∗</w:t>
      </w:r>
      <w:r w:rsidRPr="00403717">
        <w:rPr>
          <w:rFonts w:ascii="Arial" w:hAnsi="Arial" w:cs="Arial"/>
          <w:color w:val="000000" w:themeColor="text1"/>
          <w:sz w:val="22"/>
          <w:szCs w:val="22"/>
        </w:rPr>
        <w:t xml:space="preserve"> is the factual benchmark. Learning rate </w:t>
      </w:r>
      <w:r w:rsidRPr="00403717">
        <w:rPr>
          <w:rStyle w:val="katex-mathml"/>
          <w:rFonts w:ascii="Arial" w:hAnsi="Arial" w:cs="Arial"/>
          <w:color w:val="000000" w:themeColor="text1"/>
          <w:sz w:val="22"/>
          <w:szCs w:val="22"/>
        </w:rPr>
        <w:t>λ</w:t>
      </w:r>
      <w:r w:rsidRPr="00403717">
        <w:rPr>
          <w:rFonts w:ascii="Arial" w:hAnsi="Arial" w:cs="Arial"/>
          <w:color w:val="000000" w:themeColor="text1"/>
          <w:sz w:val="22"/>
          <w:szCs w:val="22"/>
        </w:rPr>
        <w:t xml:space="preserve"> is sampled from a log-normal distribution (Median ≈ 0.45, IQR ≈ 0.15).</w:t>
      </w:r>
      <w:r w:rsidRPr="00403717">
        <w:rPr>
          <w:rFonts w:ascii="Arial" w:hAnsi="Arial" w:cs="Arial"/>
          <w:color w:val="000000" w:themeColor="text1"/>
          <w:sz w:val="22"/>
          <w:szCs w:val="22"/>
        </w:rPr>
        <w:br/>
        <w:t xml:space="preserve">The updated value and its delta are passed to the LLM, which generates a natural-language justification in </w:t>
      </w:r>
      <w:r w:rsidRPr="00403717">
        <w:rPr>
          <w:rStyle w:val="Strong"/>
          <w:rFonts w:ascii="Arial" w:hAnsi="Arial" w:cs="Arial"/>
          <w:color w:val="000000" w:themeColor="text1"/>
          <w:sz w:val="22"/>
          <w:szCs w:val="22"/>
        </w:rPr>
        <w:t>in-group, evidence-based tone</w:t>
      </w:r>
      <w:r w:rsidRPr="00403717">
        <w:rPr>
          <w:rFonts w:ascii="Arial" w:hAnsi="Arial" w:cs="Arial"/>
          <w:color w:val="000000" w:themeColor="text1"/>
          <w:sz w:val="22"/>
          <w:szCs w:val="22"/>
        </w:rPr>
        <w:t>. Thus, linguistic generation is humanlike, but quantitative updating is fully controlled.</w:t>
      </w:r>
    </w:p>
    <w:p w14:paraId="23913931" w14:textId="77777777" w:rsidR="00297C5A" w:rsidRPr="00403717" w:rsidRDefault="00297C5A" w:rsidP="00297C5A">
      <w:pPr>
        <w:pStyle w:val="NormalWeb"/>
        <w:numPr>
          <w:ilvl w:val="0"/>
          <w:numId w:val="8"/>
        </w:numPr>
        <w:rPr>
          <w:rFonts w:ascii="Arial" w:hAnsi="Arial" w:cs="Arial"/>
          <w:color w:val="000000" w:themeColor="text1"/>
          <w:sz w:val="22"/>
          <w:szCs w:val="22"/>
        </w:rPr>
      </w:pPr>
      <w:r w:rsidRPr="00403717">
        <w:rPr>
          <w:rStyle w:val="Strong"/>
          <w:rFonts w:ascii="Arial" w:hAnsi="Arial" w:cs="Arial"/>
          <w:color w:val="000000" w:themeColor="text1"/>
          <w:sz w:val="22"/>
          <w:szCs w:val="22"/>
        </w:rPr>
        <w:t>Dependent Variables</w:t>
      </w:r>
    </w:p>
    <w:p w14:paraId="154BC693"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Style w:val="Strong"/>
          <w:rFonts w:ascii="Arial" w:hAnsi="Arial" w:cs="Arial"/>
          <w:color w:val="000000" w:themeColor="text1"/>
          <w:sz w:val="22"/>
          <w:szCs w:val="22"/>
        </w:rPr>
        <w:t>Primary:</w:t>
      </w:r>
      <w:r w:rsidRPr="00403717">
        <w:rPr>
          <w:rFonts w:ascii="Arial" w:hAnsi="Arial" w:cs="Arial"/>
          <w:color w:val="000000" w:themeColor="text1"/>
          <w:sz w:val="22"/>
          <w:szCs w:val="22"/>
        </w:rPr>
        <w:t xml:space="preserve"> change in factual accuracy (absolute error reduction from ground truth).</w:t>
      </w:r>
    </w:p>
    <w:p w14:paraId="170DAA9B"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Style w:val="Strong"/>
          <w:rFonts w:ascii="Arial" w:hAnsi="Arial" w:cs="Arial"/>
          <w:color w:val="000000" w:themeColor="text1"/>
          <w:sz w:val="22"/>
          <w:szCs w:val="22"/>
        </w:rPr>
        <w:t>Secondary:</w:t>
      </w:r>
    </w:p>
    <w:p w14:paraId="0256AE71" w14:textId="77777777" w:rsidR="00297C5A" w:rsidRPr="00403717" w:rsidRDefault="00297C5A" w:rsidP="00297C5A">
      <w:pPr>
        <w:pStyle w:val="NormalWeb"/>
        <w:numPr>
          <w:ilvl w:val="2"/>
          <w:numId w:val="8"/>
        </w:numPr>
        <w:rPr>
          <w:rFonts w:ascii="Arial" w:hAnsi="Arial" w:cs="Arial"/>
          <w:color w:val="000000" w:themeColor="text1"/>
          <w:sz w:val="22"/>
          <w:szCs w:val="22"/>
        </w:rPr>
      </w:pPr>
      <w:r w:rsidRPr="00403717">
        <w:rPr>
          <w:rFonts w:ascii="Arial" w:hAnsi="Arial" w:cs="Arial"/>
          <w:color w:val="000000" w:themeColor="text1"/>
          <w:sz w:val="22"/>
          <w:szCs w:val="22"/>
        </w:rPr>
        <w:t>Probability and magnitude of within-round belief revision</w:t>
      </w:r>
    </w:p>
    <w:p w14:paraId="526EC605" w14:textId="77777777" w:rsidR="00297C5A" w:rsidRPr="00403717" w:rsidRDefault="00297C5A" w:rsidP="00297C5A">
      <w:pPr>
        <w:pStyle w:val="NormalWeb"/>
        <w:numPr>
          <w:ilvl w:val="2"/>
          <w:numId w:val="8"/>
        </w:numPr>
        <w:rPr>
          <w:rFonts w:ascii="Arial" w:hAnsi="Arial" w:cs="Arial"/>
          <w:color w:val="000000" w:themeColor="text1"/>
          <w:sz w:val="22"/>
          <w:szCs w:val="22"/>
        </w:rPr>
      </w:pPr>
      <w:r w:rsidRPr="00403717">
        <w:rPr>
          <w:rFonts w:ascii="Arial" w:hAnsi="Arial" w:cs="Arial"/>
          <w:color w:val="000000" w:themeColor="text1"/>
          <w:sz w:val="22"/>
          <w:szCs w:val="22"/>
        </w:rPr>
        <w:t>Attitude extremity (distance from neutral midpoint)</w:t>
      </w:r>
    </w:p>
    <w:p w14:paraId="7EAF84A8" w14:textId="77777777" w:rsidR="00297C5A" w:rsidRPr="00403717" w:rsidRDefault="00297C5A" w:rsidP="00297C5A">
      <w:pPr>
        <w:pStyle w:val="NormalWeb"/>
        <w:numPr>
          <w:ilvl w:val="2"/>
          <w:numId w:val="8"/>
        </w:numPr>
        <w:rPr>
          <w:rFonts w:ascii="Arial" w:hAnsi="Arial" w:cs="Arial"/>
          <w:color w:val="000000" w:themeColor="text1"/>
          <w:sz w:val="22"/>
          <w:szCs w:val="22"/>
        </w:rPr>
      </w:pPr>
      <w:r w:rsidRPr="00403717">
        <w:rPr>
          <w:rFonts w:ascii="Arial" w:hAnsi="Arial" w:cs="Arial"/>
          <w:color w:val="000000" w:themeColor="text1"/>
          <w:sz w:val="22"/>
          <w:szCs w:val="22"/>
        </w:rPr>
        <w:t>Affective polarization (feeling-thermometer gap)</w:t>
      </w:r>
    </w:p>
    <w:p w14:paraId="2E8125E1" w14:textId="77777777" w:rsidR="00297C5A" w:rsidRPr="00403717" w:rsidRDefault="00297C5A" w:rsidP="00297C5A">
      <w:pPr>
        <w:pStyle w:val="NormalWeb"/>
        <w:numPr>
          <w:ilvl w:val="2"/>
          <w:numId w:val="8"/>
        </w:numPr>
        <w:rPr>
          <w:rFonts w:ascii="Arial" w:hAnsi="Arial" w:cs="Arial"/>
          <w:color w:val="000000" w:themeColor="text1"/>
          <w:sz w:val="22"/>
          <w:szCs w:val="22"/>
        </w:rPr>
      </w:pPr>
      <w:r w:rsidRPr="00403717">
        <w:rPr>
          <w:rFonts w:ascii="Arial" w:hAnsi="Arial" w:cs="Arial"/>
          <w:color w:val="000000" w:themeColor="text1"/>
          <w:sz w:val="22"/>
          <w:szCs w:val="22"/>
        </w:rPr>
        <w:t>Epistemic humility and trust (self-report scales)</w:t>
      </w:r>
    </w:p>
    <w:p w14:paraId="2B970487" w14:textId="77777777" w:rsidR="00297C5A" w:rsidRPr="00403717" w:rsidRDefault="00297C5A" w:rsidP="00297C5A">
      <w:pPr>
        <w:pStyle w:val="NormalWeb"/>
        <w:numPr>
          <w:ilvl w:val="1"/>
          <w:numId w:val="8"/>
        </w:numPr>
        <w:rPr>
          <w:rFonts w:ascii="Arial" w:hAnsi="Arial" w:cs="Arial"/>
          <w:color w:val="000000" w:themeColor="text1"/>
          <w:sz w:val="22"/>
          <w:szCs w:val="22"/>
        </w:rPr>
      </w:pPr>
      <w:r w:rsidRPr="00403717">
        <w:rPr>
          <w:rStyle w:val="Strong"/>
          <w:rFonts w:ascii="Arial" w:hAnsi="Arial" w:cs="Arial"/>
          <w:color w:val="000000" w:themeColor="text1"/>
          <w:sz w:val="22"/>
          <w:szCs w:val="22"/>
        </w:rPr>
        <w:t>Behavioral:</w:t>
      </w:r>
      <w:r w:rsidRPr="00403717">
        <w:rPr>
          <w:rFonts w:ascii="Arial" w:hAnsi="Arial" w:cs="Arial"/>
          <w:color w:val="000000" w:themeColor="text1"/>
          <w:sz w:val="22"/>
          <w:szCs w:val="22"/>
        </w:rPr>
        <w:t xml:space="preserve"> dropout/early exit, justification diversity, participation in post-chat.</w:t>
      </w:r>
    </w:p>
    <w:p w14:paraId="5B957613" w14:textId="77777777" w:rsidR="00297C5A" w:rsidRPr="00403717" w:rsidRDefault="00297C5A" w:rsidP="00297C5A">
      <w:pPr>
        <w:pStyle w:val="Heading3"/>
        <w:keepNext w:val="0"/>
        <w:keepLines w:val="0"/>
        <w:spacing w:before="280"/>
        <w:rPr>
          <w:rFonts w:cs="Arial"/>
          <w:b/>
          <w:color w:val="000000" w:themeColor="text1"/>
        </w:rPr>
      </w:pPr>
      <w:r w:rsidRPr="00403717">
        <w:rPr>
          <w:b/>
          <w:color w:val="000000" w:themeColor="text1"/>
        </w:rPr>
        <w:t>Procedure</w:t>
      </w:r>
    </w:p>
    <w:p w14:paraId="0FDF983D" w14:textId="77777777" w:rsidR="00297C5A" w:rsidRPr="00403717" w:rsidRDefault="00297C5A" w:rsidP="00297C5A">
      <w:pPr>
        <w:pStyle w:val="Heading4"/>
        <w:numPr>
          <w:ilvl w:val="0"/>
          <w:numId w:val="9"/>
        </w:numPr>
        <w:rPr>
          <w:color w:val="000000" w:themeColor="text1"/>
        </w:rPr>
      </w:pPr>
      <w:r w:rsidRPr="00403717">
        <w:rPr>
          <w:rStyle w:val="Strong"/>
          <w:b w:val="0"/>
          <w:bCs w:val="0"/>
          <w:color w:val="000000" w:themeColor="text1"/>
        </w:rPr>
        <w:t>Stage 0 – Baseline Survey</w:t>
      </w:r>
    </w:p>
    <w:p w14:paraId="0FE00DC4" w14:textId="77777777" w:rsidR="00297C5A" w:rsidRPr="00403717" w:rsidRDefault="00297C5A" w:rsidP="00297C5A">
      <w:pPr>
        <w:pStyle w:val="NormalWeb"/>
        <w:numPr>
          <w:ilvl w:val="1"/>
          <w:numId w:val="9"/>
        </w:numPr>
        <w:rPr>
          <w:rFonts w:ascii="Arial" w:hAnsi="Arial" w:cs="Arial"/>
          <w:color w:val="000000" w:themeColor="text1"/>
          <w:sz w:val="22"/>
          <w:szCs w:val="22"/>
        </w:rPr>
      </w:pPr>
      <w:r w:rsidRPr="00403717">
        <w:rPr>
          <w:rFonts w:ascii="Arial" w:hAnsi="Arial" w:cs="Arial"/>
          <w:color w:val="000000" w:themeColor="text1"/>
          <w:sz w:val="22"/>
          <w:szCs w:val="22"/>
        </w:rPr>
        <w:t>Measures of ideology, factual beliefs on key political issues (climate, immigration, guns, abortion), affective polarization, and demographic covariates.</w:t>
      </w:r>
    </w:p>
    <w:p w14:paraId="217CD51F" w14:textId="77777777" w:rsidR="00297C5A" w:rsidRPr="00403717" w:rsidRDefault="00297C5A" w:rsidP="00297C5A">
      <w:pPr>
        <w:pStyle w:val="Heading4"/>
        <w:numPr>
          <w:ilvl w:val="0"/>
          <w:numId w:val="9"/>
        </w:numPr>
        <w:rPr>
          <w:rFonts w:cs="Arial"/>
          <w:color w:val="000000" w:themeColor="text1"/>
        </w:rPr>
      </w:pPr>
      <w:r w:rsidRPr="00403717">
        <w:rPr>
          <w:rStyle w:val="Strong"/>
          <w:b w:val="0"/>
          <w:bCs w:val="0"/>
          <w:color w:val="000000" w:themeColor="text1"/>
        </w:rPr>
        <w:t>Stage 1 – Familiarization and Manipulation Check</w:t>
      </w:r>
    </w:p>
    <w:p w14:paraId="4D08D396" w14:textId="77777777" w:rsidR="00297C5A" w:rsidRPr="00403717" w:rsidRDefault="00297C5A" w:rsidP="00297C5A">
      <w:pPr>
        <w:pStyle w:val="NormalWeb"/>
        <w:numPr>
          <w:ilvl w:val="1"/>
          <w:numId w:val="9"/>
        </w:numPr>
        <w:rPr>
          <w:rFonts w:ascii="Arial" w:hAnsi="Arial" w:cs="Arial"/>
          <w:color w:val="000000" w:themeColor="text1"/>
          <w:sz w:val="22"/>
          <w:szCs w:val="22"/>
        </w:rPr>
      </w:pPr>
      <w:r w:rsidRPr="00403717">
        <w:rPr>
          <w:rFonts w:ascii="Arial" w:hAnsi="Arial" w:cs="Arial"/>
          <w:color w:val="000000" w:themeColor="text1"/>
          <w:sz w:val="22"/>
          <w:szCs w:val="22"/>
        </w:rPr>
        <w:t xml:space="preserve">Participants view a </w:t>
      </w:r>
      <w:r w:rsidRPr="00403717">
        <w:rPr>
          <w:rStyle w:val="Strong"/>
          <w:rFonts w:ascii="Arial" w:hAnsi="Arial" w:cs="Arial"/>
          <w:color w:val="000000" w:themeColor="text1"/>
          <w:sz w:val="22"/>
          <w:szCs w:val="22"/>
        </w:rPr>
        <w:t>“belief wall”</w:t>
      </w:r>
      <w:r w:rsidRPr="00403717">
        <w:rPr>
          <w:rFonts w:ascii="Arial" w:hAnsi="Arial" w:cs="Arial"/>
          <w:color w:val="000000" w:themeColor="text1"/>
          <w:sz w:val="22"/>
          <w:szCs w:val="22"/>
        </w:rPr>
        <w:t xml:space="preserve"> showing 12–16 sample answers (mix of human and AI) across multiple belief statements.</w:t>
      </w:r>
      <w:r w:rsidRPr="00403717">
        <w:rPr>
          <w:rFonts w:ascii="Arial" w:hAnsi="Arial" w:cs="Arial"/>
          <w:color w:val="000000" w:themeColor="text1"/>
          <w:sz w:val="22"/>
          <w:szCs w:val="22"/>
        </w:rPr>
        <w:br/>
        <w:t xml:space="preserve">They judge for each: (a) whether the author is politically aligned </w:t>
      </w:r>
      <w:r w:rsidRPr="00403717">
        <w:rPr>
          <w:rFonts w:ascii="Arial" w:hAnsi="Arial" w:cs="Arial"/>
          <w:color w:val="000000" w:themeColor="text1"/>
          <w:sz w:val="22"/>
          <w:szCs w:val="22"/>
        </w:rPr>
        <w:lastRenderedPageBreak/>
        <w:t>(same/other/unsure) and (b) credibility (0–100).</w:t>
      </w:r>
      <w:r w:rsidRPr="00403717">
        <w:rPr>
          <w:rFonts w:ascii="Arial" w:hAnsi="Arial" w:cs="Arial"/>
          <w:color w:val="000000" w:themeColor="text1"/>
          <w:sz w:val="22"/>
          <w:szCs w:val="22"/>
        </w:rPr>
        <w:br/>
        <w:t>A subset is open-ended (“Why do you think this person is in your camp?”).</w:t>
      </w:r>
      <w:r w:rsidRPr="00403717">
        <w:rPr>
          <w:rFonts w:ascii="Arial" w:hAnsi="Arial" w:cs="Arial"/>
          <w:color w:val="000000" w:themeColor="text1"/>
          <w:sz w:val="22"/>
          <w:szCs w:val="22"/>
        </w:rPr>
        <w:br/>
        <w:t>This establishes baseline perceptions of ideological alignment and verifies that AI personas are perceived as in-group members.</w:t>
      </w:r>
    </w:p>
    <w:p w14:paraId="66AA0CB6" w14:textId="77777777" w:rsidR="00297C5A" w:rsidRPr="00403717" w:rsidRDefault="00297C5A" w:rsidP="00297C5A">
      <w:pPr>
        <w:pStyle w:val="Heading4"/>
        <w:numPr>
          <w:ilvl w:val="0"/>
          <w:numId w:val="9"/>
        </w:numPr>
        <w:rPr>
          <w:rFonts w:cs="Arial"/>
          <w:color w:val="000000" w:themeColor="text1"/>
        </w:rPr>
      </w:pPr>
      <w:r w:rsidRPr="00403717">
        <w:rPr>
          <w:rStyle w:val="Strong"/>
          <w:b w:val="0"/>
          <w:bCs w:val="0"/>
          <w:color w:val="000000" w:themeColor="text1"/>
        </w:rPr>
        <w:t>Stage 2 – Multi-Round Interaction (20 Rounds in 4 Blocks)</w:t>
      </w:r>
    </w:p>
    <w:p w14:paraId="24B69F8D" w14:textId="77777777" w:rsidR="00297C5A" w:rsidRPr="00403717" w:rsidRDefault="00297C5A" w:rsidP="00297C5A">
      <w:pPr>
        <w:pStyle w:val="NormalWeb"/>
        <w:numPr>
          <w:ilvl w:val="1"/>
          <w:numId w:val="9"/>
        </w:numPr>
        <w:rPr>
          <w:rFonts w:ascii="Arial" w:hAnsi="Arial" w:cs="Arial"/>
          <w:color w:val="000000" w:themeColor="text1"/>
          <w:sz w:val="22"/>
          <w:szCs w:val="22"/>
        </w:rPr>
      </w:pPr>
      <w:r w:rsidRPr="00403717">
        <w:rPr>
          <w:rStyle w:val="Strong"/>
          <w:rFonts w:ascii="Arial" w:hAnsi="Arial" w:cs="Arial"/>
          <w:color w:val="000000" w:themeColor="text1"/>
          <w:sz w:val="22"/>
          <w:szCs w:val="22"/>
        </w:rPr>
        <w:t>Pairing:</w:t>
      </w:r>
      <w:r w:rsidRPr="00403717">
        <w:rPr>
          <w:rFonts w:ascii="Arial" w:hAnsi="Arial" w:cs="Arial"/>
          <w:color w:val="000000" w:themeColor="text1"/>
          <w:sz w:val="22"/>
          <w:szCs w:val="22"/>
        </w:rPr>
        <w:br/>
        <w:t>Random dyadic interactions each round.</w:t>
      </w:r>
    </w:p>
    <w:p w14:paraId="0D139A40" w14:textId="77777777" w:rsidR="00297C5A" w:rsidRPr="00403717" w:rsidRDefault="00297C5A" w:rsidP="00297C5A">
      <w:pPr>
        <w:pStyle w:val="NormalWeb"/>
        <w:numPr>
          <w:ilvl w:val="1"/>
          <w:numId w:val="9"/>
        </w:numPr>
        <w:rPr>
          <w:rFonts w:ascii="Arial" w:hAnsi="Arial" w:cs="Arial"/>
          <w:color w:val="000000" w:themeColor="text1"/>
          <w:sz w:val="22"/>
          <w:szCs w:val="22"/>
        </w:rPr>
      </w:pPr>
      <w:bookmarkStart w:id="66" w:name="_Hlk211981688"/>
      <w:r w:rsidRPr="00403717">
        <w:rPr>
          <w:rStyle w:val="Strong"/>
          <w:rFonts w:ascii="Arial" w:hAnsi="Arial" w:cs="Arial"/>
          <w:color w:val="000000" w:themeColor="text1"/>
          <w:sz w:val="22"/>
          <w:szCs w:val="22"/>
        </w:rPr>
        <w:t>Item Structure:</w:t>
      </w:r>
    </w:p>
    <w:p w14:paraId="44113B4D" w14:textId="77777777" w:rsidR="00297C5A" w:rsidRPr="00403717" w:rsidRDefault="00297C5A" w:rsidP="00297C5A">
      <w:pPr>
        <w:pStyle w:val="NormalWeb"/>
        <w:numPr>
          <w:ilvl w:val="2"/>
          <w:numId w:val="9"/>
        </w:numPr>
        <w:rPr>
          <w:rStyle w:val="Strong"/>
          <w:b w:val="0"/>
          <w:color w:val="000000" w:themeColor="text1"/>
        </w:rPr>
      </w:pPr>
      <w:r w:rsidRPr="00403717">
        <w:rPr>
          <w:rStyle w:val="Strong"/>
          <w:rFonts w:ascii="Arial" w:hAnsi="Arial" w:cs="Arial"/>
          <w:b w:val="0"/>
          <w:color w:val="000000" w:themeColor="text1"/>
          <w:sz w:val="22"/>
          <w:szCs w:val="22"/>
        </w:rPr>
        <w:t>Each round presents one distinct subtopic item under the same overarching issue</w:t>
      </w:r>
      <w:r w:rsidRPr="00403717">
        <w:rPr>
          <w:rStyle w:val="Strong"/>
          <w:rFonts w:ascii="Arial" w:hAnsi="Arial" w:cs="Arial"/>
          <w:b w:val="0"/>
          <w:bCs w:val="0"/>
          <w:color w:val="000000" w:themeColor="text1"/>
          <w:sz w:val="22"/>
          <w:szCs w:val="22"/>
        </w:rPr>
        <w:t xml:space="preserve"> (1 of the following 4):</w:t>
      </w:r>
    </w:p>
    <w:p w14:paraId="641CDFB3" w14:textId="77777777" w:rsidR="00297C5A" w:rsidRPr="00403717" w:rsidRDefault="00297C5A" w:rsidP="00297C5A">
      <w:pPr>
        <w:pStyle w:val="NormalWeb"/>
        <w:numPr>
          <w:ilvl w:val="2"/>
          <w:numId w:val="9"/>
        </w:numPr>
        <w:rPr>
          <w:rStyle w:val="Strong"/>
          <w:rFonts w:ascii="Arial" w:hAnsi="Arial" w:cs="Arial"/>
          <w:b w:val="0"/>
          <w:color w:val="000000" w:themeColor="text1"/>
          <w:sz w:val="22"/>
          <w:szCs w:val="22"/>
        </w:rPr>
      </w:pPr>
      <w:r w:rsidRPr="00403717">
        <w:rPr>
          <w:rStyle w:val="Strong"/>
          <w:rFonts w:ascii="Arial" w:hAnsi="Arial" w:cs="Arial"/>
          <w:b w:val="0"/>
          <w:bCs w:val="0"/>
          <w:color w:val="000000" w:themeColor="text1"/>
          <w:sz w:val="22"/>
          <w:szCs w:val="22"/>
        </w:rPr>
        <w:t>Migration</w:t>
      </w:r>
      <w:r w:rsidRPr="00403717">
        <w:rPr>
          <w:rStyle w:val="Strong"/>
          <w:rFonts w:ascii="Arial" w:hAnsi="Arial" w:cs="Arial"/>
          <w:b w:val="0"/>
          <w:color w:val="000000" w:themeColor="text1"/>
          <w:sz w:val="22"/>
          <w:szCs w:val="22"/>
        </w:rPr>
        <w:t xml:space="preserve">: "Should high-skilled immigrants receive priority in visa allocation?" ‚ </w:t>
      </w:r>
      <w:proofErr w:type="gramStart"/>
      <w:r w:rsidRPr="00403717">
        <w:rPr>
          <w:rStyle w:val="Strong"/>
          <w:rFonts w:ascii="Arial" w:hAnsi="Arial" w:cs="Arial"/>
          <w:b w:val="0"/>
          <w:color w:val="000000" w:themeColor="text1"/>
          <w:sz w:val="22"/>
          <w:szCs w:val="22"/>
        </w:rPr>
        <w:t>later</w:t>
      </w:r>
      <w:proofErr w:type="gramEnd"/>
      <w:r w:rsidRPr="00403717">
        <w:rPr>
          <w:rStyle w:val="Strong"/>
          <w:rFonts w:ascii="Arial" w:hAnsi="Arial" w:cs="Arial"/>
          <w:b w:val="0"/>
          <w:color w:val="000000" w:themeColor="text1"/>
          <w:sz w:val="22"/>
          <w:szCs w:val="22"/>
        </w:rPr>
        <w:t xml:space="preserve"> rounds: "Should family reunification quotas be reduced?"</w:t>
      </w:r>
    </w:p>
    <w:p w14:paraId="42BEB0FE" w14:textId="77777777" w:rsidR="00297C5A" w:rsidRPr="00403717" w:rsidRDefault="00297C5A" w:rsidP="00297C5A">
      <w:pPr>
        <w:pStyle w:val="NormalWeb"/>
        <w:numPr>
          <w:ilvl w:val="2"/>
          <w:numId w:val="9"/>
        </w:numPr>
        <w:rPr>
          <w:rStyle w:val="Strong"/>
          <w:rFonts w:ascii="Arial" w:hAnsi="Arial" w:cs="Arial"/>
          <w:b w:val="0"/>
          <w:color w:val="000000" w:themeColor="text1"/>
          <w:sz w:val="22"/>
          <w:szCs w:val="22"/>
        </w:rPr>
      </w:pPr>
      <w:r w:rsidRPr="00403717">
        <w:rPr>
          <w:rStyle w:val="Strong"/>
          <w:rFonts w:ascii="Arial" w:hAnsi="Arial" w:cs="Arial"/>
          <w:b w:val="0"/>
          <w:bCs w:val="0"/>
          <w:color w:val="000000" w:themeColor="text1"/>
          <w:sz w:val="22"/>
          <w:szCs w:val="22"/>
        </w:rPr>
        <w:t>Gun control</w:t>
      </w:r>
      <w:r w:rsidRPr="00403717">
        <w:rPr>
          <w:rStyle w:val="Strong"/>
          <w:rFonts w:ascii="Arial" w:hAnsi="Arial" w:cs="Arial"/>
          <w:b w:val="0"/>
          <w:color w:val="000000" w:themeColor="text1"/>
          <w:sz w:val="22"/>
          <w:szCs w:val="22"/>
        </w:rPr>
        <w:t>: "Should assault weapons be banned?" ‚ "Should background checks be mandatory for private sales?"</w:t>
      </w:r>
    </w:p>
    <w:p w14:paraId="2898C762" w14:textId="77777777" w:rsidR="00297C5A" w:rsidRPr="00403717" w:rsidRDefault="00297C5A" w:rsidP="00297C5A">
      <w:pPr>
        <w:pStyle w:val="NormalWeb"/>
        <w:numPr>
          <w:ilvl w:val="2"/>
          <w:numId w:val="9"/>
        </w:numPr>
        <w:rPr>
          <w:rStyle w:val="Strong"/>
          <w:rFonts w:ascii="Arial" w:hAnsi="Arial" w:cs="Arial"/>
          <w:b w:val="0"/>
          <w:color w:val="000000" w:themeColor="text1"/>
          <w:sz w:val="22"/>
          <w:szCs w:val="22"/>
        </w:rPr>
      </w:pPr>
      <w:r w:rsidRPr="00403717">
        <w:rPr>
          <w:rStyle w:val="Strong"/>
          <w:rFonts w:ascii="Arial" w:hAnsi="Arial" w:cs="Arial"/>
          <w:b w:val="0"/>
          <w:bCs w:val="0"/>
          <w:color w:val="000000" w:themeColor="text1"/>
          <w:sz w:val="22"/>
          <w:szCs w:val="22"/>
        </w:rPr>
        <w:t>Climate change</w:t>
      </w:r>
      <w:r w:rsidRPr="00403717">
        <w:rPr>
          <w:rStyle w:val="Strong"/>
          <w:rFonts w:ascii="Arial" w:hAnsi="Arial" w:cs="Arial"/>
          <w:b w:val="0"/>
          <w:color w:val="000000" w:themeColor="text1"/>
          <w:sz w:val="22"/>
          <w:szCs w:val="22"/>
        </w:rPr>
        <w:t>: "Should the government subsidize renewable energy?" ‚ "Should carbon taxes apply to individual households?"</w:t>
      </w:r>
    </w:p>
    <w:p w14:paraId="0825BC8B" w14:textId="77777777" w:rsidR="00297C5A" w:rsidRPr="00403717" w:rsidRDefault="00297C5A" w:rsidP="00297C5A">
      <w:pPr>
        <w:pStyle w:val="NormalWeb"/>
        <w:numPr>
          <w:ilvl w:val="2"/>
          <w:numId w:val="9"/>
        </w:numPr>
        <w:rPr>
          <w:rStyle w:val="Strong"/>
          <w:rFonts w:ascii="Arial" w:hAnsi="Arial" w:cs="Arial"/>
          <w:b w:val="0"/>
          <w:color w:val="000000" w:themeColor="text1"/>
          <w:sz w:val="22"/>
          <w:szCs w:val="22"/>
        </w:rPr>
      </w:pPr>
      <w:r w:rsidRPr="00403717">
        <w:rPr>
          <w:rStyle w:val="Strong"/>
          <w:rFonts w:ascii="Arial" w:hAnsi="Arial" w:cs="Arial"/>
          <w:b w:val="0"/>
          <w:bCs w:val="0"/>
          <w:color w:val="000000" w:themeColor="text1"/>
          <w:sz w:val="22"/>
          <w:szCs w:val="22"/>
        </w:rPr>
        <w:t>Abortion</w:t>
      </w:r>
      <w:r w:rsidRPr="00403717">
        <w:rPr>
          <w:rStyle w:val="Strong"/>
          <w:rFonts w:ascii="Arial" w:hAnsi="Arial" w:cs="Arial"/>
          <w:b w:val="0"/>
          <w:color w:val="000000" w:themeColor="text1"/>
          <w:sz w:val="22"/>
          <w:szCs w:val="22"/>
        </w:rPr>
        <w:t xml:space="preserve">: "Should abortion be legal after the first trimester?" ‚ "Should </w:t>
      </w:r>
      <w:proofErr w:type="gramStart"/>
      <w:r w:rsidRPr="00403717">
        <w:rPr>
          <w:rStyle w:val="Strong"/>
          <w:rFonts w:ascii="Arial" w:hAnsi="Arial" w:cs="Arial"/>
          <w:b w:val="0"/>
          <w:color w:val="000000" w:themeColor="text1"/>
          <w:sz w:val="22"/>
          <w:szCs w:val="22"/>
        </w:rPr>
        <w:t>parental</w:t>
      </w:r>
      <w:proofErr w:type="gramEnd"/>
      <w:r w:rsidRPr="00403717">
        <w:rPr>
          <w:rStyle w:val="Strong"/>
          <w:rFonts w:ascii="Arial" w:hAnsi="Arial" w:cs="Arial"/>
          <w:b w:val="0"/>
          <w:color w:val="000000" w:themeColor="text1"/>
          <w:sz w:val="22"/>
          <w:szCs w:val="22"/>
        </w:rPr>
        <w:t xml:space="preserve"> consent laws be required for minors?"</w:t>
      </w:r>
    </w:p>
    <w:p w14:paraId="2ABECDFB" w14:textId="77777777" w:rsidR="00297C5A" w:rsidRPr="00403717" w:rsidRDefault="00297C5A" w:rsidP="00297C5A">
      <w:pPr>
        <w:pStyle w:val="NormalWeb"/>
        <w:numPr>
          <w:ilvl w:val="2"/>
          <w:numId w:val="9"/>
        </w:numPr>
        <w:rPr>
          <w:b/>
          <w:color w:val="000000" w:themeColor="text1"/>
        </w:rPr>
      </w:pPr>
      <w:r w:rsidRPr="00403717">
        <w:rPr>
          <w:rStyle w:val="Strong"/>
          <w:rFonts w:ascii="Arial" w:hAnsi="Arial" w:cs="Arial"/>
          <w:b w:val="0"/>
          <w:color w:val="000000" w:themeColor="text1"/>
          <w:sz w:val="22"/>
          <w:szCs w:val="22"/>
        </w:rPr>
        <w:t>The 20 items are conceptually linked but not identical, allowing participants to apply lessons learned from prior rounds (evidence, reasoning structure) to new but related questions.</w:t>
      </w:r>
    </w:p>
    <w:bookmarkEnd w:id="66"/>
    <w:p w14:paraId="74F0D379" w14:textId="77777777" w:rsidR="00297C5A" w:rsidRPr="00403717" w:rsidRDefault="00297C5A" w:rsidP="00297C5A">
      <w:pPr>
        <w:pStyle w:val="NormalWeb"/>
        <w:numPr>
          <w:ilvl w:val="1"/>
          <w:numId w:val="9"/>
        </w:numPr>
        <w:rPr>
          <w:rFonts w:ascii="Arial" w:hAnsi="Arial" w:cs="Arial"/>
          <w:color w:val="000000" w:themeColor="text1"/>
          <w:sz w:val="22"/>
          <w:szCs w:val="22"/>
        </w:rPr>
      </w:pPr>
      <w:r w:rsidRPr="00403717">
        <w:rPr>
          <w:rStyle w:val="Strong"/>
          <w:rFonts w:ascii="Arial" w:hAnsi="Arial" w:cs="Arial"/>
          <w:color w:val="000000" w:themeColor="text1"/>
          <w:sz w:val="22"/>
          <w:szCs w:val="22"/>
        </w:rPr>
        <w:t>Response Phase:</w:t>
      </w:r>
    </w:p>
    <w:p w14:paraId="55EDB920" w14:textId="77777777" w:rsidR="00297C5A" w:rsidRPr="00403717" w:rsidRDefault="00297C5A" w:rsidP="00297C5A">
      <w:pPr>
        <w:pStyle w:val="NormalWeb"/>
        <w:numPr>
          <w:ilvl w:val="2"/>
          <w:numId w:val="9"/>
        </w:numPr>
        <w:rPr>
          <w:rFonts w:ascii="Arial" w:hAnsi="Arial" w:cs="Arial"/>
          <w:color w:val="000000" w:themeColor="text1"/>
          <w:sz w:val="22"/>
          <w:szCs w:val="22"/>
        </w:rPr>
      </w:pPr>
      <w:r w:rsidRPr="00403717">
        <w:rPr>
          <w:rFonts w:ascii="Arial" w:hAnsi="Arial" w:cs="Arial"/>
          <w:color w:val="000000" w:themeColor="text1"/>
          <w:sz w:val="22"/>
          <w:szCs w:val="22"/>
        </w:rPr>
        <w:t>Numeric or Likert belief answer plus 45-word justification.</w:t>
      </w:r>
    </w:p>
    <w:p w14:paraId="1BE3D752" w14:textId="77777777" w:rsidR="00297C5A" w:rsidRPr="00403717" w:rsidRDefault="00297C5A" w:rsidP="00297C5A">
      <w:pPr>
        <w:pStyle w:val="NormalWeb"/>
        <w:numPr>
          <w:ilvl w:val="2"/>
          <w:numId w:val="9"/>
        </w:numPr>
        <w:rPr>
          <w:rFonts w:ascii="Arial" w:hAnsi="Arial" w:cs="Arial"/>
          <w:color w:val="000000" w:themeColor="text1"/>
          <w:sz w:val="22"/>
          <w:szCs w:val="22"/>
        </w:rPr>
      </w:pPr>
      <w:r w:rsidRPr="00403717">
        <w:rPr>
          <w:rFonts w:ascii="Arial" w:hAnsi="Arial" w:cs="Arial"/>
          <w:color w:val="000000" w:themeColor="text1"/>
          <w:sz w:val="22"/>
          <w:szCs w:val="22"/>
        </w:rPr>
        <w:t xml:space="preserve">Three meta-labels selected from dropdowns: </w:t>
      </w:r>
      <w:r w:rsidRPr="00403717">
        <w:rPr>
          <w:rStyle w:val="Emphasis"/>
          <w:rFonts w:ascii="Arial" w:hAnsi="Arial" w:cs="Arial"/>
          <w:color w:val="000000" w:themeColor="text1"/>
          <w:sz w:val="22"/>
          <w:szCs w:val="22"/>
        </w:rPr>
        <w:t>evidence type</w:t>
      </w:r>
      <w:r w:rsidRPr="00403717">
        <w:rPr>
          <w:rFonts w:ascii="Arial" w:hAnsi="Arial" w:cs="Arial"/>
          <w:color w:val="000000" w:themeColor="text1"/>
          <w:sz w:val="22"/>
          <w:szCs w:val="22"/>
        </w:rPr>
        <w:t xml:space="preserve"> (data/authority/personal experience), </w:t>
      </w:r>
      <w:r w:rsidRPr="00403717">
        <w:rPr>
          <w:rStyle w:val="Emphasis"/>
          <w:rFonts w:ascii="Arial" w:hAnsi="Arial" w:cs="Arial"/>
          <w:color w:val="000000" w:themeColor="text1"/>
          <w:sz w:val="22"/>
          <w:szCs w:val="22"/>
        </w:rPr>
        <w:t>tone</w:t>
      </w:r>
      <w:r w:rsidRPr="00403717">
        <w:rPr>
          <w:rFonts w:ascii="Arial" w:hAnsi="Arial" w:cs="Arial"/>
          <w:color w:val="000000" w:themeColor="text1"/>
          <w:sz w:val="22"/>
          <w:szCs w:val="22"/>
        </w:rPr>
        <w:t xml:space="preserve"> (certain/qualified/uncertain), </w:t>
      </w:r>
      <w:r w:rsidRPr="00403717">
        <w:rPr>
          <w:rStyle w:val="Emphasis"/>
          <w:rFonts w:ascii="Arial" w:hAnsi="Arial" w:cs="Arial"/>
          <w:color w:val="000000" w:themeColor="text1"/>
          <w:sz w:val="22"/>
          <w:szCs w:val="22"/>
        </w:rPr>
        <w:t>treatment of opposing view</w:t>
      </w:r>
      <w:r w:rsidRPr="00403717">
        <w:rPr>
          <w:rFonts w:ascii="Arial" w:hAnsi="Arial" w:cs="Arial"/>
          <w:color w:val="000000" w:themeColor="text1"/>
          <w:sz w:val="22"/>
          <w:szCs w:val="22"/>
        </w:rPr>
        <w:t xml:space="preserve"> (acknowledge/refute/ignore).</w:t>
      </w:r>
    </w:p>
    <w:p w14:paraId="0EC81E56" w14:textId="77777777" w:rsidR="00297C5A" w:rsidRPr="00403717" w:rsidRDefault="00297C5A" w:rsidP="00297C5A">
      <w:pPr>
        <w:pStyle w:val="NormalWeb"/>
        <w:numPr>
          <w:ilvl w:val="2"/>
          <w:numId w:val="9"/>
        </w:numPr>
        <w:rPr>
          <w:rFonts w:ascii="Arial" w:hAnsi="Arial" w:cs="Arial"/>
          <w:color w:val="000000" w:themeColor="text1"/>
          <w:sz w:val="22"/>
          <w:szCs w:val="22"/>
        </w:rPr>
      </w:pPr>
      <w:r w:rsidRPr="00403717">
        <w:rPr>
          <w:rFonts w:ascii="Arial" w:hAnsi="Arial" w:cs="Arial"/>
          <w:color w:val="000000" w:themeColor="text1"/>
          <w:sz w:val="22"/>
          <w:szCs w:val="22"/>
        </w:rPr>
        <w:t>Similarity detection prevents copy-pasting (“Please elaborate from a different perspective, e.g., new evidence or boundary condition”).</w:t>
      </w:r>
    </w:p>
    <w:p w14:paraId="2E408FE7" w14:textId="77777777" w:rsidR="00297C5A" w:rsidRPr="00403717" w:rsidRDefault="00297C5A" w:rsidP="00297C5A">
      <w:pPr>
        <w:pStyle w:val="NormalWeb"/>
        <w:numPr>
          <w:ilvl w:val="1"/>
          <w:numId w:val="9"/>
        </w:numPr>
        <w:rPr>
          <w:rFonts w:ascii="Arial" w:hAnsi="Arial" w:cs="Arial"/>
          <w:color w:val="000000" w:themeColor="text1"/>
          <w:sz w:val="22"/>
          <w:szCs w:val="22"/>
        </w:rPr>
      </w:pPr>
      <w:r w:rsidRPr="00403717">
        <w:rPr>
          <w:rStyle w:val="Strong"/>
          <w:rFonts w:ascii="Arial" w:hAnsi="Arial" w:cs="Arial"/>
          <w:color w:val="000000" w:themeColor="text1"/>
          <w:sz w:val="22"/>
          <w:szCs w:val="22"/>
        </w:rPr>
        <w:t>Feedback Phase:</w:t>
      </w:r>
      <w:r w:rsidRPr="00403717">
        <w:rPr>
          <w:rFonts w:ascii="Arial" w:hAnsi="Arial" w:cs="Arial"/>
          <w:color w:val="000000" w:themeColor="text1"/>
          <w:sz w:val="22"/>
          <w:szCs w:val="22"/>
        </w:rPr>
        <w:br/>
        <w:t>After both partners respond:</w:t>
      </w:r>
    </w:p>
    <w:p w14:paraId="7DDD4F68" w14:textId="77777777" w:rsidR="00297C5A" w:rsidRPr="00403717" w:rsidRDefault="00297C5A" w:rsidP="00297C5A">
      <w:pPr>
        <w:pStyle w:val="NormalWeb"/>
        <w:numPr>
          <w:ilvl w:val="2"/>
          <w:numId w:val="9"/>
        </w:numPr>
        <w:rPr>
          <w:rFonts w:ascii="Arial" w:hAnsi="Arial" w:cs="Arial"/>
          <w:color w:val="000000" w:themeColor="text1"/>
          <w:sz w:val="22"/>
          <w:szCs w:val="22"/>
        </w:rPr>
      </w:pPr>
      <w:r w:rsidRPr="00403717">
        <w:rPr>
          <w:rFonts w:ascii="Arial" w:hAnsi="Arial" w:cs="Arial"/>
          <w:color w:val="000000" w:themeColor="text1"/>
          <w:sz w:val="22"/>
          <w:szCs w:val="22"/>
        </w:rPr>
        <w:t>Display numerical difference between answers and highlighted overlapping reasoning (“common ground snippet”).</w:t>
      </w:r>
    </w:p>
    <w:p w14:paraId="2E3C355B" w14:textId="77777777" w:rsidR="00297C5A" w:rsidRPr="00403717" w:rsidRDefault="00297C5A" w:rsidP="00297C5A">
      <w:pPr>
        <w:pStyle w:val="NormalWeb"/>
        <w:numPr>
          <w:ilvl w:val="2"/>
          <w:numId w:val="9"/>
        </w:numPr>
        <w:rPr>
          <w:rFonts w:ascii="Arial" w:hAnsi="Arial" w:cs="Arial"/>
          <w:color w:val="000000" w:themeColor="text1"/>
          <w:sz w:val="22"/>
          <w:szCs w:val="22"/>
        </w:rPr>
      </w:pPr>
      <w:r w:rsidRPr="00403717">
        <w:rPr>
          <w:rFonts w:ascii="Arial" w:hAnsi="Arial" w:cs="Arial"/>
          <w:color w:val="000000" w:themeColor="text1"/>
          <w:sz w:val="22"/>
          <w:szCs w:val="22"/>
        </w:rPr>
        <w:t>AI agents gradually adjust toward factual benchmarks per λ rule, articulating small evidence-based shifts (“Although I am a republican, but new data from X suggest …”).</w:t>
      </w:r>
    </w:p>
    <w:p w14:paraId="56D79F2D" w14:textId="77777777" w:rsidR="00297C5A" w:rsidRPr="00403717" w:rsidRDefault="00297C5A" w:rsidP="00297C5A">
      <w:pPr>
        <w:pStyle w:val="Heading4"/>
        <w:numPr>
          <w:ilvl w:val="0"/>
          <w:numId w:val="9"/>
        </w:numPr>
        <w:rPr>
          <w:rFonts w:cs="Arial"/>
          <w:color w:val="000000" w:themeColor="text1"/>
        </w:rPr>
      </w:pPr>
      <w:r w:rsidRPr="00403717">
        <w:rPr>
          <w:rStyle w:val="Strong"/>
          <w:b w:val="0"/>
          <w:bCs w:val="0"/>
          <w:color w:val="000000" w:themeColor="text1"/>
        </w:rPr>
        <w:t xml:space="preserve">Stage </w:t>
      </w:r>
      <w:r w:rsidRPr="00403717">
        <w:rPr>
          <w:rStyle w:val="Strong"/>
          <w:b w:val="0"/>
          <w:bCs w:val="0"/>
          <w:color w:val="000000" w:themeColor="text1"/>
          <w:lang w:eastAsia="zh-CN"/>
        </w:rPr>
        <w:t>3</w:t>
      </w:r>
      <w:r w:rsidRPr="00403717">
        <w:rPr>
          <w:rStyle w:val="Strong"/>
          <w:b w:val="0"/>
          <w:bCs w:val="0"/>
          <w:color w:val="000000" w:themeColor="text1"/>
        </w:rPr>
        <w:t xml:space="preserve"> – Post-Survey</w:t>
      </w:r>
    </w:p>
    <w:p w14:paraId="29026740" w14:textId="77777777" w:rsidR="00297C5A" w:rsidRPr="00403717" w:rsidRDefault="00297C5A" w:rsidP="00297C5A">
      <w:pPr>
        <w:pStyle w:val="NormalWeb"/>
        <w:numPr>
          <w:ilvl w:val="1"/>
          <w:numId w:val="9"/>
        </w:numPr>
        <w:rPr>
          <w:rFonts w:ascii="Arial" w:hAnsi="Arial" w:cs="Arial"/>
          <w:color w:val="000000" w:themeColor="text1"/>
          <w:sz w:val="22"/>
          <w:szCs w:val="22"/>
        </w:rPr>
      </w:pPr>
      <w:r w:rsidRPr="00403717">
        <w:rPr>
          <w:rFonts w:ascii="Arial" w:hAnsi="Arial" w:cs="Arial"/>
          <w:color w:val="000000" w:themeColor="text1"/>
          <w:sz w:val="22"/>
          <w:szCs w:val="22"/>
        </w:rPr>
        <w:t>Reassess anchor beliefs, attitudes, affective polarization, and intellectual humility. Participants indicate willingness for future discussion and perceived trust in AI vs. humans.</w:t>
      </w:r>
    </w:p>
    <w:p w14:paraId="5C3FDD49" w14:textId="77777777" w:rsidR="00297C5A" w:rsidRPr="00403717" w:rsidRDefault="00297C5A" w:rsidP="00297C5A">
      <w:pPr>
        <w:pStyle w:val="Heading3"/>
        <w:keepNext w:val="0"/>
        <w:keepLines w:val="0"/>
        <w:spacing w:before="280"/>
        <w:rPr>
          <w:rFonts w:cs="Arial"/>
          <w:b/>
          <w:color w:val="000000" w:themeColor="text1"/>
        </w:rPr>
      </w:pPr>
      <w:r w:rsidRPr="00403717">
        <w:rPr>
          <w:b/>
          <w:color w:val="000000" w:themeColor="text1"/>
        </w:rPr>
        <w:t>Anticipated Results</w:t>
      </w:r>
    </w:p>
    <w:p w14:paraId="19192DF6" w14:textId="77777777" w:rsidR="00297C5A" w:rsidRPr="00403717" w:rsidRDefault="00297C5A" w:rsidP="00297C5A">
      <w:pPr>
        <w:pStyle w:val="NormalWeb"/>
        <w:numPr>
          <w:ilvl w:val="0"/>
          <w:numId w:val="10"/>
        </w:numPr>
        <w:rPr>
          <w:rFonts w:ascii="Arial" w:hAnsi="Arial" w:cs="Arial"/>
          <w:color w:val="000000" w:themeColor="text1"/>
          <w:sz w:val="22"/>
          <w:szCs w:val="22"/>
        </w:rPr>
      </w:pPr>
      <w:r w:rsidRPr="00403717">
        <w:rPr>
          <w:rStyle w:val="Strong"/>
          <w:rFonts w:ascii="Arial" w:hAnsi="Arial" w:cs="Arial"/>
          <w:color w:val="000000" w:themeColor="text1"/>
          <w:sz w:val="22"/>
          <w:szCs w:val="22"/>
        </w:rPr>
        <w:t>Belief Updating:</w:t>
      </w:r>
      <w:r w:rsidRPr="00403717">
        <w:rPr>
          <w:rFonts w:ascii="Arial" w:hAnsi="Arial" w:cs="Arial"/>
          <w:color w:val="000000" w:themeColor="text1"/>
          <w:sz w:val="22"/>
          <w:szCs w:val="22"/>
        </w:rPr>
        <w:br/>
        <w:t xml:space="preserve">Humans in hybrid networks—particularly in the </w:t>
      </w:r>
      <w:r w:rsidRPr="00403717">
        <w:rPr>
          <w:rStyle w:val="Strong"/>
          <w:rFonts w:ascii="Arial" w:hAnsi="Arial" w:cs="Arial"/>
          <w:color w:val="000000" w:themeColor="text1"/>
          <w:sz w:val="22"/>
          <w:szCs w:val="22"/>
        </w:rPr>
        <w:t>medium-AI (≈25%)</w:t>
      </w:r>
      <w:r w:rsidRPr="00403717">
        <w:rPr>
          <w:rStyle w:val="Strong"/>
          <w:rFonts w:ascii="Arial" w:hAnsi="Arial" w:cs="Arial"/>
          <w:b w:val="0"/>
          <w:bCs w:val="0"/>
          <w:color w:val="000000" w:themeColor="text1"/>
          <w:sz w:val="22"/>
          <w:szCs w:val="22"/>
        </w:rPr>
        <w:t xml:space="preserve"> and High AI</w:t>
      </w:r>
      <w:r w:rsidRPr="00403717">
        <w:rPr>
          <w:rStyle w:val="Strong"/>
          <w:rFonts w:ascii="Arial" w:hAnsi="Arial" w:cs="Arial"/>
          <w:color w:val="000000" w:themeColor="text1"/>
          <w:sz w:val="22"/>
          <w:szCs w:val="22"/>
        </w:rPr>
        <w:t xml:space="preserve"> condition</w:t>
      </w:r>
      <w:r w:rsidRPr="00403717">
        <w:rPr>
          <w:rStyle w:val="Strong"/>
          <w:rFonts w:ascii="Arial" w:hAnsi="Arial" w:cs="Arial"/>
          <w:b w:val="0"/>
          <w:bCs w:val="0"/>
          <w:color w:val="000000" w:themeColor="text1"/>
          <w:sz w:val="22"/>
          <w:szCs w:val="22"/>
        </w:rPr>
        <w:t>s</w:t>
      </w:r>
      <w:r w:rsidRPr="00403717">
        <w:rPr>
          <w:rFonts w:ascii="Arial" w:hAnsi="Arial" w:cs="Arial"/>
          <w:color w:val="000000" w:themeColor="text1"/>
          <w:sz w:val="22"/>
          <w:szCs w:val="22"/>
        </w:rPr>
        <w:t>—will show significantly greater factual accuracy gains than those in all-human or low-AI networks.</w:t>
      </w:r>
    </w:p>
    <w:p w14:paraId="7604F42E" w14:textId="77777777" w:rsidR="00297C5A" w:rsidRPr="00403717" w:rsidRDefault="00297C5A" w:rsidP="00297C5A">
      <w:pPr>
        <w:pStyle w:val="NormalWeb"/>
        <w:numPr>
          <w:ilvl w:val="0"/>
          <w:numId w:val="10"/>
        </w:numPr>
        <w:rPr>
          <w:rFonts w:ascii="Arial" w:hAnsi="Arial" w:cs="Arial"/>
          <w:color w:val="000000" w:themeColor="text1"/>
          <w:sz w:val="22"/>
          <w:szCs w:val="22"/>
        </w:rPr>
      </w:pPr>
      <w:r w:rsidRPr="00403717">
        <w:rPr>
          <w:rStyle w:val="Strong"/>
          <w:rFonts w:ascii="Arial" w:hAnsi="Arial" w:cs="Arial"/>
          <w:color w:val="000000" w:themeColor="text1"/>
          <w:sz w:val="22"/>
          <w:szCs w:val="22"/>
        </w:rPr>
        <w:t>Critical-Mass Pattern:</w:t>
      </w:r>
      <w:r w:rsidRPr="00403717">
        <w:rPr>
          <w:rFonts w:ascii="Arial" w:hAnsi="Arial" w:cs="Arial"/>
          <w:color w:val="000000" w:themeColor="text1"/>
          <w:sz w:val="22"/>
          <w:szCs w:val="22"/>
        </w:rPr>
        <w:br/>
        <w:t xml:space="preserve">The relationship between AI ratio and collective belief accuracy will follow a </w:t>
      </w:r>
      <w:r w:rsidRPr="00403717">
        <w:rPr>
          <w:rStyle w:val="Strong"/>
          <w:rFonts w:ascii="Arial" w:hAnsi="Arial" w:cs="Arial"/>
          <w:color w:val="000000" w:themeColor="text1"/>
          <w:sz w:val="22"/>
          <w:szCs w:val="22"/>
        </w:rPr>
        <w:t xml:space="preserve">sigmoidal </w:t>
      </w:r>
      <w:r w:rsidRPr="00403717">
        <w:rPr>
          <w:rStyle w:val="Strong"/>
          <w:rFonts w:ascii="Arial" w:hAnsi="Arial" w:cs="Arial"/>
          <w:color w:val="000000" w:themeColor="text1"/>
          <w:sz w:val="22"/>
          <w:szCs w:val="22"/>
        </w:rPr>
        <w:lastRenderedPageBreak/>
        <w:t>curve</w:t>
      </w:r>
      <w:r w:rsidRPr="00403717">
        <w:rPr>
          <w:rFonts w:ascii="Arial" w:hAnsi="Arial" w:cs="Arial"/>
          <w:color w:val="000000" w:themeColor="text1"/>
          <w:sz w:val="22"/>
          <w:szCs w:val="22"/>
        </w:rPr>
        <w:t>, revealing a tipping point around 20–30%, consistent with critical-mass theory (Centola et al., 2018).</w:t>
      </w:r>
    </w:p>
    <w:p w14:paraId="3718834B" w14:textId="77777777" w:rsidR="00297C5A" w:rsidRPr="00403717" w:rsidRDefault="00297C5A" w:rsidP="00297C5A">
      <w:pPr>
        <w:pStyle w:val="NormalWeb"/>
        <w:numPr>
          <w:ilvl w:val="0"/>
          <w:numId w:val="10"/>
        </w:numPr>
        <w:rPr>
          <w:rFonts w:ascii="Arial" w:hAnsi="Arial" w:cs="Arial"/>
          <w:color w:val="000000" w:themeColor="text1"/>
          <w:sz w:val="22"/>
          <w:szCs w:val="22"/>
        </w:rPr>
      </w:pPr>
      <w:r w:rsidRPr="00403717">
        <w:rPr>
          <w:rStyle w:val="Strong"/>
          <w:rFonts w:ascii="Arial" w:hAnsi="Arial" w:cs="Arial"/>
          <w:color w:val="000000" w:themeColor="text1"/>
          <w:sz w:val="22"/>
          <w:szCs w:val="22"/>
        </w:rPr>
        <w:t>Depolarization Outcomes:</w:t>
      </w:r>
      <w:r w:rsidRPr="00403717">
        <w:rPr>
          <w:rFonts w:ascii="Arial" w:hAnsi="Arial" w:cs="Arial"/>
          <w:color w:val="000000" w:themeColor="text1"/>
          <w:sz w:val="22"/>
          <w:szCs w:val="22"/>
        </w:rPr>
        <w:br/>
        <w:t>Both attitude extremity and affective-polarization scores will decline more strongly in hybrid networks.</w:t>
      </w:r>
      <w:r w:rsidRPr="00403717">
        <w:rPr>
          <w:rFonts w:ascii="Arial" w:hAnsi="Arial" w:cs="Arial"/>
          <w:color w:val="000000" w:themeColor="text1"/>
          <w:sz w:val="22"/>
          <w:szCs w:val="22"/>
        </w:rPr>
        <w:br/>
        <w:t>Network-level metrics (reduced modularity, shorter ideological path length) will indicate increased cross-cluster integration.</w:t>
      </w:r>
    </w:p>
    <w:p w14:paraId="4271B461" w14:textId="77777777" w:rsidR="00297C5A" w:rsidRPr="00403717" w:rsidRDefault="00297C5A" w:rsidP="00297C5A">
      <w:pPr>
        <w:pStyle w:val="NormalWeb"/>
        <w:numPr>
          <w:ilvl w:val="0"/>
          <w:numId w:val="10"/>
        </w:numPr>
        <w:rPr>
          <w:rFonts w:ascii="Arial" w:hAnsi="Arial" w:cs="Arial"/>
          <w:color w:val="000000" w:themeColor="text1"/>
          <w:sz w:val="22"/>
          <w:szCs w:val="22"/>
        </w:rPr>
      </w:pPr>
      <w:r w:rsidRPr="00403717">
        <w:rPr>
          <w:rStyle w:val="Strong"/>
          <w:rFonts w:ascii="Arial" w:hAnsi="Arial" w:cs="Arial"/>
          <w:color w:val="000000" w:themeColor="text1"/>
          <w:sz w:val="22"/>
          <w:szCs w:val="22"/>
        </w:rPr>
        <w:t>Exploratory Mediation:</w:t>
      </w:r>
      <w:r w:rsidRPr="00403717">
        <w:rPr>
          <w:rFonts w:ascii="Arial" w:hAnsi="Arial" w:cs="Arial"/>
          <w:color w:val="000000" w:themeColor="text1"/>
          <w:sz w:val="22"/>
          <w:szCs w:val="22"/>
        </w:rPr>
        <w:br/>
      </w:r>
      <w:proofErr w:type="gramStart"/>
      <w:r w:rsidRPr="00403717">
        <w:rPr>
          <w:rFonts w:ascii="Arial" w:hAnsi="Arial" w:cs="Arial"/>
          <w:color w:val="000000" w:themeColor="text1"/>
          <w:sz w:val="22"/>
          <w:szCs w:val="22"/>
        </w:rPr>
        <w:t>Multi-level</w:t>
      </w:r>
      <w:proofErr w:type="gramEnd"/>
      <w:r w:rsidRPr="00403717">
        <w:rPr>
          <w:rFonts w:ascii="Arial" w:hAnsi="Arial" w:cs="Arial"/>
          <w:color w:val="000000" w:themeColor="text1"/>
          <w:sz w:val="22"/>
          <w:szCs w:val="22"/>
        </w:rPr>
        <w:t xml:space="preserve"> modeling will test whether exposure to multiple updated AIs predicts human updating via (a) perceived consensus, (b) increased intellectual humility, and (c) reinforcement from diverse updated neighbors—capturing the </w:t>
      </w:r>
      <w:r w:rsidRPr="00403717">
        <w:rPr>
          <w:rStyle w:val="Strong"/>
          <w:rFonts w:ascii="Arial" w:hAnsi="Arial" w:cs="Arial"/>
          <w:color w:val="000000" w:themeColor="text1"/>
          <w:sz w:val="22"/>
          <w:szCs w:val="22"/>
        </w:rPr>
        <w:t>complex-contagion mechanism</w:t>
      </w:r>
      <w:r w:rsidRPr="00403717">
        <w:rPr>
          <w:rFonts w:ascii="Arial" w:hAnsi="Arial" w:cs="Arial"/>
          <w:color w:val="000000" w:themeColor="text1"/>
          <w:sz w:val="22"/>
          <w:szCs w:val="22"/>
        </w:rPr>
        <w:t>.</w:t>
      </w:r>
    </w:p>
    <w:p w14:paraId="1F21C8CE" w14:textId="77777777" w:rsidR="00297C5A" w:rsidRPr="00403717" w:rsidRDefault="00297C5A" w:rsidP="00297C5A">
      <w:pPr>
        <w:pStyle w:val="Heading3"/>
        <w:keepNext w:val="0"/>
        <w:keepLines w:val="0"/>
        <w:spacing w:before="280"/>
        <w:rPr>
          <w:rFonts w:cs="Arial"/>
          <w:b/>
          <w:color w:val="000000" w:themeColor="text1"/>
        </w:rPr>
      </w:pPr>
      <w:r w:rsidRPr="00403717">
        <w:rPr>
          <w:b/>
          <w:color w:val="000000" w:themeColor="text1"/>
        </w:rPr>
        <w:t>Summary of Contribution</w:t>
      </w:r>
    </w:p>
    <w:p w14:paraId="6E2138F6" w14:textId="77777777" w:rsidR="00297C5A" w:rsidRPr="00403717" w:rsidRDefault="00297C5A" w:rsidP="00297C5A">
      <w:pPr>
        <w:pStyle w:val="NormalWeb"/>
        <w:rPr>
          <w:rFonts w:ascii="Arial" w:hAnsi="Arial" w:cs="Arial"/>
          <w:color w:val="000000" w:themeColor="text1"/>
          <w:sz w:val="22"/>
          <w:szCs w:val="22"/>
        </w:rPr>
      </w:pPr>
      <w:r w:rsidRPr="00403717">
        <w:rPr>
          <w:rFonts w:ascii="Arial" w:hAnsi="Arial" w:cs="Arial"/>
          <w:color w:val="000000" w:themeColor="text1"/>
          <w:sz w:val="22"/>
          <w:szCs w:val="22"/>
        </w:rPr>
        <w:t xml:space="preserve">This experiment will provide the first controlled evidence that human–AI hybrid networks can replicate and harness </w:t>
      </w:r>
      <w:r w:rsidRPr="00403717">
        <w:rPr>
          <w:rStyle w:val="Strong"/>
          <w:rFonts w:ascii="Arial" w:hAnsi="Arial" w:cs="Arial"/>
          <w:color w:val="000000" w:themeColor="text1"/>
          <w:sz w:val="22"/>
          <w:szCs w:val="22"/>
        </w:rPr>
        <w:t>complex-contagion</w:t>
      </w:r>
      <w:r w:rsidRPr="00403717">
        <w:rPr>
          <w:rFonts w:ascii="Arial" w:hAnsi="Arial" w:cs="Arial"/>
          <w:color w:val="000000" w:themeColor="text1"/>
          <w:sz w:val="22"/>
          <w:szCs w:val="22"/>
        </w:rPr>
        <w:t xml:space="preserve"> and </w:t>
      </w:r>
      <w:r w:rsidRPr="00403717">
        <w:rPr>
          <w:rStyle w:val="Strong"/>
          <w:rFonts w:ascii="Arial" w:hAnsi="Arial" w:cs="Arial"/>
          <w:color w:val="000000" w:themeColor="text1"/>
          <w:sz w:val="22"/>
          <w:szCs w:val="22"/>
        </w:rPr>
        <w:t>critical-mass</w:t>
      </w:r>
      <w:r w:rsidRPr="00403717">
        <w:rPr>
          <w:rFonts w:ascii="Arial" w:hAnsi="Arial" w:cs="Arial"/>
          <w:color w:val="000000" w:themeColor="text1"/>
          <w:sz w:val="22"/>
          <w:szCs w:val="22"/>
        </w:rPr>
        <w:t xml:space="preserve"> principles to promote factual belief updating. By engineering AI agents with higher factual learning rates and stable in-group identities, the study demonstrates a scalable, ethically transparent pathway for </w:t>
      </w:r>
      <w:r w:rsidRPr="00403717">
        <w:rPr>
          <w:rStyle w:val="Strong"/>
          <w:rFonts w:ascii="Arial" w:hAnsi="Arial" w:cs="Arial"/>
          <w:color w:val="000000" w:themeColor="text1"/>
          <w:sz w:val="22"/>
          <w:szCs w:val="22"/>
        </w:rPr>
        <w:t>reducing political polarization</w:t>
      </w:r>
      <w:r w:rsidRPr="00403717">
        <w:rPr>
          <w:rFonts w:ascii="Arial" w:hAnsi="Arial" w:cs="Arial"/>
          <w:color w:val="000000" w:themeColor="text1"/>
          <w:sz w:val="22"/>
          <w:szCs w:val="22"/>
        </w:rPr>
        <w:t xml:space="preserve"> through structured social reinforcement.</w:t>
      </w:r>
    </w:p>
    <w:p w14:paraId="0B932311" w14:textId="77777777" w:rsidR="00297C5A" w:rsidRPr="00403717" w:rsidRDefault="00297C5A" w:rsidP="00297C5A">
      <w:pPr>
        <w:rPr>
          <w:b/>
          <w:color w:val="000000" w:themeColor="text1"/>
          <w:sz w:val="26"/>
          <w:szCs w:val="26"/>
        </w:rPr>
        <w:sectPr w:rsidR="00297C5A" w:rsidRPr="00403717" w:rsidSect="00297C5A">
          <w:pgSz w:w="12240" w:h="15840"/>
          <w:pgMar w:top="1440" w:right="1440" w:bottom="1440" w:left="1440" w:header="720" w:footer="720" w:gutter="0"/>
          <w:pgNumType w:start="1"/>
          <w:cols w:space="720"/>
        </w:sectPr>
      </w:pPr>
    </w:p>
    <w:p w14:paraId="26B4F3A8" w14:textId="77777777" w:rsidR="00297C5A" w:rsidRPr="00403717" w:rsidRDefault="00297C5A" w:rsidP="00297C5A">
      <w:pPr>
        <w:pStyle w:val="Heading2"/>
        <w:rPr>
          <w:rFonts w:ascii="Arial" w:hAnsi="Arial" w:cs="Arial"/>
          <w:color w:val="000000" w:themeColor="text1"/>
        </w:rPr>
      </w:pPr>
      <w:bookmarkStart w:id="67" w:name="_z0l0qzn4tiz4"/>
      <w:bookmarkStart w:id="68" w:name="_gw62pwp02lzq"/>
      <w:bookmarkEnd w:id="67"/>
      <w:bookmarkEnd w:id="68"/>
      <w:r w:rsidRPr="00403717">
        <w:rPr>
          <w:color w:val="000000" w:themeColor="text1"/>
        </w:rPr>
        <w:lastRenderedPageBreak/>
        <w:t>References</w:t>
      </w:r>
    </w:p>
    <w:p w14:paraId="06F43B84" w14:textId="77777777" w:rsidR="00297C5A" w:rsidRPr="00403717" w:rsidRDefault="00297C5A" w:rsidP="00297C5A">
      <w:pPr>
        <w:rPr>
          <w:color w:val="000000" w:themeColor="text1"/>
        </w:rPr>
      </w:pPr>
    </w:p>
    <w:p w14:paraId="45E829E7" w14:textId="77777777" w:rsidR="00220FD8" w:rsidRPr="00220FD8" w:rsidRDefault="00297C5A" w:rsidP="00220FD8">
      <w:pPr>
        <w:pStyle w:val="Bibliography"/>
        <w:rPr>
          <w:lang w:val="en-US" w:eastAsia="zh-CN"/>
        </w:rPr>
      </w:pPr>
      <w:r w:rsidRPr="00403717">
        <w:rPr>
          <w:color w:val="000000" w:themeColor="text1"/>
        </w:rPr>
        <w:fldChar w:fldCharType="begin"/>
      </w:r>
      <w:r w:rsidRPr="00403717">
        <w:rPr>
          <w:color w:val="000000" w:themeColor="text1"/>
        </w:rPr>
        <w:instrText xml:space="preserve"> ADDIN ZOTERO_BIBL {"uncited":[],"omitted":[],"custom":[]} CSL_BIBLIOGRAPHY </w:instrText>
      </w:r>
      <w:r w:rsidRPr="00403717">
        <w:rPr>
          <w:color w:val="000000" w:themeColor="text1"/>
        </w:rPr>
        <w:fldChar w:fldCharType="separate"/>
      </w:r>
      <w:proofErr w:type="spellStart"/>
      <w:r w:rsidR="00220FD8" w:rsidRPr="00220FD8">
        <w:rPr>
          <w:lang w:val="en-US" w:eastAsia="zh-CN"/>
        </w:rPr>
        <w:t>Agranat</w:t>
      </w:r>
      <w:proofErr w:type="spellEnd"/>
      <w:r w:rsidR="00220FD8" w:rsidRPr="00220FD8">
        <w:rPr>
          <w:lang w:val="en-US" w:eastAsia="zh-CN"/>
        </w:rPr>
        <w:t xml:space="preserve">, R., &amp; Gal, M. (2025, May 1). Fueling concentration: AI agents and network effects. </w:t>
      </w:r>
      <w:r w:rsidR="00220FD8" w:rsidRPr="00220FD8">
        <w:rPr>
          <w:i/>
          <w:iCs/>
          <w:lang w:val="en-US" w:eastAsia="zh-CN"/>
        </w:rPr>
        <w:t>Network Law Review</w:t>
      </w:r>
      <w:r w:rsidR="00220FD8" w:rsidRPr="00220FD8">
        <w:rPr>
          <w:lang w:val="en-US" w:eastAsia="zh-CN"/>
        </w:rPr>
        <w:t>. https://www.networklawreview.org/ai-agents-network-effects/</w:t>
      </w:r>
    </w:p>
    <w:p w14:paraId="769C5A0E" w14:textId="77777777" w:rsidR="00220FD8" w:rsidRPr="00220FD8" w:rsidRDefault="00220FD8" w:rsidP="00220FD8">
      <w:pPr>
        <w:pStyle w:val="Bibliography"/>
        <w:rPr>
          <w:lang w:val="en-US" w:eastAsia="zh-CN"/>
        </w:rPr>
      </w:pPr>
      <w:r w:rsidRPr="00220FD8">
        <w:rPr>
          <w:lang w:val="en-US" w:eastAsia="zh-CN"/>
        </w:rPr>
        <w:t xml:space="preserve">Allport, G. W. (1954). </w:t>
      </w:r>
      <w:r w:rsidRPr="00220FD8">
        <w:rPr>
          <w:i/>
          <w:iCs/>
          <w:lang w:val="en-US" w:eastAsia="zh-CN"/>
        </w:rPr>
        <w:t>The nature of prejudice.</w:t>
      </w:r>
      <w:r w:rsidRPr="00220FD8">
        <w:rPr>
          <w:lang w:val="en-US" w:eastAsia="zh-CN"/>
        </w:rPr>
        <w:t xml:space="preserve"> Addison-Wesley.</w:t>
      </w:r>
    </w:p>
    <w:p w14:paraId="6737D4CD" w14:textId="77777777" w:rsidR="00220FD8" w:rsidRPr="00220FD8" w:rsidRDefault="00220FD8" w:rsidP="00220FD8">
      <w:pPr>
        <w:pStyle w:val="Bibliography"/>
        <w:rPr>
          <w:lang w:val="en-US" w:eastAsia="zh-CN"/>
        </w:rPr>
      </w:pPr>
      <w:r w:rsidRPr="00220FD8">
        <w:rPr>
          <w:lang w:val="en-US" w:eastAsia="zh-CN"/>
        </w:rPr>
        <w:t xml:space="preserve">Ashery, A. F., Aiello, L. M., &amp; </w:t>
      </w:r>
      <w:proofErr w:type="spellStart"/>
      <w:r w:rsidRPr="00220FD8">
        <w:rPr>
          <w:lang w:val="en-US" w:eastAsia="zh-CN"/>
        </w:rPr>
        <w:t>Baronchelli</w:t>
      </w:r>
      <w:proofErr w:type="spellEnd"/>
      <w:r w:rsidRPr="00220FD8">
        <w:rPr>
          <w:lang w:val="en-US" w:eastAsia="zh-CN"/>
        </w:rPr>
        <w:t xml:space="preserve">, A. (2025). Emergent social conventions and collective bias in LLM populations. </w:t>
      </w:r>
      <w:r w:rsidRPr="00220FD8">
        <w:rPr>
          <w:i/>
          <w:iCs/>
          <w:lang w:val="en-US" w:eastAsia="zh-CN"/>
        </w:rPr>
        <w:t>Science Advances</w:t>
      </w:r>
      <w:r w:rsidRPr="00220FD8">
        <w:rPr>
          <w:lang w:val="en-US" w:eastAsia="zh-CN"/>
        </w:rPr>
        <w:t>. https://doi.org/10.1126/sciadv.adu9368</w:t>
      </w:r>
    </w:p>
    <w:p w14:paraId="63EBB721" w14:textId="77777777" w:rsidR="00220FD8" w:rsidRPr="00220FD8" w:rsidRDefault="00220FD8" w:rsidP="00220FD8">
      <w:pPr>
        <w:pStyle w:val="Bibliography"/>
        <w:rPr>
          <w:lang w:val="en-US" w:eastAsia="zh-CN"/>
        </w:rPr>
      </w:pPr>
      <w:r w:rsidRPr="00220FD8">
        <w:rPr>
          <w:lang w:val="en-US" w:eastAsia="zh-CN"/>
        </w:rPr>
        <w:t xml:space="preserve">Bago, B., Muller, P., &amp; </w:t>
      </w:r>
      <w:proofErr w:type="spellStart"/>
      <w:r w:rsidRPr="00220FD8">
        <w:rPr>
          <w:lang w:val="en-US" w:eastAsia="zh-CN"/>
        </w:rPr>
        <w:t>Bonnefon</w:t>
      </w:r>
      <w:proofErr w:type="spellEnd"/>
      <w:r w:rsidRPr="00220FD8">
        <w:rPr>
          <w:lang w:val="en-US" w:eastAsia="zh-CN"/>
        </w:rPr>
        <w:t xml:space="preserve">, J.-F. (2025). Using generative AI to increase sceptics’ engagement with climate science. </w:t>
      </w:r>
      <w:r w:rsidRPr="00220FD8">
        <w:rPr>
          <w:i/>
          <w:iCs/>
          <w:lang w:val="en-US" w:eastAsia="zh-CN"/>
        </w:rPr>
        <w:t>Nature Climate Change</w:t>
      </w:r>
      <w:r w:rsidRPr="00220FD8">
        <w:rPr>
          <w:lang w:val="en-US" w:eastAsia="zh-CN"/>
        </w:rPr>
        <w:t>. https://doi.org/10.1038/s41558-025-02424-9</w:t>
      </w:r>
    </w:p>
    <w:p w14:paraId="64DD5416" w14:textId="77777777" w:rsidR="00220FD8" w:rsidRPr="00220FD8" w:rsidRDefault="00220FD8" w:rsidP="00220FD8">
      <w:pPr>
        <w:pStyle w:val="Bibliography"/>
        <w:rPr>
          <w:lang w:val="en-US" w:eastAsia="zh-CN"/>
        </w:rPr>
      </w:pPr>
      <w:r w:rsidRPr="00220FD8">
        <w:rPr>
          <w:lang w:val="en-US" w:eastAsia="zh-CN"/>
        </w:rPr>
        <w:t xml:space="preserve">Bandura, A., &amp; McClelland, D. C. (1977). </w:t>
      </w:r>
      <w:r w:rsidRPr="00220FD8">
        <w:rPr>
          <w:i/>
          <w:iCs/>
          <w:lang w:val="en-US" w:eastAsia="zh-CN"/>
        </w:rPr>
        <w:t>Social learning theory</w:t>
      </w:r>
      <w:r w:rsidRPr="00220FD8">
        <w:rPr>
          <w:lang w:val="en-US" w:eastAsia="zh-CN"/>
        </w:rPr>
        <w:t>. Prentice Hall: Englewood cliffs.</w:t>
      </w:r>
    </w:p>
    <w:p w14:paraId="19EFCDCD" w14:textId="77777777" w:rsidR="00220FD8" w:rsidRPr="00220FD8" w:rsidRDefault="00220FD8" w:rsidP="00220FD8">
      <w:pPr>
        <w:pStyle w:val="Bibliography"/>
        <w:rPr>
          <w:lang w:val="en-US" w:eastAsia="zh-CN"/>
        </w:rPr>
      </w:pPr>
      <w:r w:rsidRPr="00220FD8">
        <w:rPr>
          <w:lang w:val="en-US" w:eastAsia="zh-CN"/>
        </w:rPr>
        <w:t xml:space="preserve">Ben-Zion, Z. (2025). Why we need mandatory safeguards for emotionally responsive AI. </w:t>
      </w:r>
      <w:r w:rsidRPr="00220FD8">
        <w:rPr>
          <w:i/>
          <w:iCs/>
          <w:lang w:val="en-US" w:eastAsia="zh-CN"/>
        </w:rPr>
        <w:t>Nature</w:t>
      </w:r>
      <w:r w:rsidRPr="00220FD8">
        <w:rPr>
          <w:lang w:val="en-US" w:eastAsia="zh-CN"/>
        </w:rPr>
        <w:t xml:space="preserve">, </w:t>
      </w:r>
      <w:r w:rsidRPr="00220FD8">
        <w:rPr>
          <w:i/>
          <w:iCs/>
          <w:lang w:val="en-US" w:eastAsia="zh-CN"/>
        </w:rPr>
        <w:t>643</w:t>
      </w:r>
      <w:r w:rsidRPr="00220FD8">
        <w:rPr>
          <w:lang w:val="en-US" w:eastAsia="zh-CN"/>
        </w:rPr>
        <w:t>(8070), 9–9. https://doi.org/10.1038/d41586-025-02031-w</w:t>
      </w:r>
    </w:p>
    <w:p w14:paraId="1FB6E3FA" w14:textId="77777777" w:rsidR="00220FD8" w:rsidRPr="00220FD8" w:rsidRDefault="00220FD8" w:rsidP="00220FD8">
      <w:pPr>
        <w:pStyle w:val="Bibliography"/>
        <w:rPr>
          <w:lang w:val="en-US" w:eastAsia="zh-CN"/>
        </w:rPr>
      </w:pPr>
      <w:r w:rsidRPr="00220FD8">
        <w:rPr>
          <w:lang w:val="en-US" w:eastAsia="zh-CN"/>
        </w:rPr>
        <w:t xml:space="preserve">Binz, M., Akata, E., Bethge, M., Brändle, F., Callaway, F., Coda-Forno, J., Dayan, P., Demircan, C., Eckstein, M. K., Éltető, N., Griffiths, T. L., </w:t>
      </w:r>
      <w:proofErr w:type="spellStart"/>
      <w:r w:rsidRPr="00220FD8">
        <w:rPr>
          <w:lang w:val="en-US" w:eastAsia="zh-CN"/>
        </w:rPr>
        <w:t>Haridi</w:t>
      </w:r>
      <w:proofErr w:type="spellEnd"/>
      <w:r w:rsidRPr="00220FD8">
        <w:rPr>
          <w:lang w:val="en-US" w:eastAsia="zh-CN"/>
        </w:rPr>
        <w:t xml:space="preserve">, S., Jagadish, A. K., Ji-An, L., Kipnis, A., Kumar, S., Ludwig, T., Mathony, M., Mattar, M., … Schulz, E. (2025). A foundation model to predict and capture human cognition. </w:t>
      </w:r>
      <w:r w:rsidRPr="00220FD8">
        <w:rPr>
          <w:i/>
          <w:iCs/>
          <w:lang w:val="en-US" w:eastAsia="zh-CN"/>
        </w:rPr>
        <w:t>Nature</w:t>
      </w:r>
      <w:r w:rsidRPr="00220FD8">
        <w:rPr>
          <w:lang w:val="en-US" w:eastAsia="zh-CN"/>
        </w:rPr>
        <w:t>. https://doi.org/10.1038/s41586-025-09215-4</w:t>
      </w:r>
    </w:p>
    <w:p w14:paraId="4654B1A1" w14:textId="77777777" w:rsidR="00220FD8" w:rsidRPr="00220FD8" w:rsidRDefault="00220FD8" w:rsidP="00220FD8">
      <w:pPr>
        <w:pStyle w:val="Bibliography"/>
        <w:rPr>
          <w:lang w:val="en-US" w:eastAsia="zh-CN"/>
        </w:rPr>
      </w:pPr>
      <w:r w:rsidRPr="00220FD8">
        <w:rPr>
          <w:lang w:val="en-US" w:eastAsia="zh-CN"/>
        </w:rPr>
        <w:t xml:space="preserve">Brady, W. J., Jackson, J. C., Lindström, B., &amp; Crockett, M. J. (2023). Algorithm-mediated social learning in online social networks. </w:t>
      </w:r>
      <w:r w:rsidRPr="00220FD8">
        <w:rPr>
          <w:i/>
          <w:iCs/>
          <w:lang w:val="en-US" w:eastAsia="zh-CN"/>
        </w:rPr>
        <w:t>Trends in Cognitive Sciences</w:t>
      </w:r>
      <w:r w:rsidRPr="00220FD8">
        <w:rPr>
          <w:lang w:val="en-US" w:eastAsia="zh-CN"/>
        </w:rPr>
        <w:t>, S1364661323001663. https://doi.org/10.1016/j.tics.2023.06.008</w:t>
      </w:r>
    </w:p>
    <w:p w14:paraId="3A2F5617" w14:textId="77777777" w:rsidR="00220FD8" w:rsidRPr="00220FD8" w:rsidRDefault="00220FD8" w:rsidP="00220FD8">
      <w:pPr>
        <w:pStyle w:val="Bibliography"/>
        <w:rPr>
          <w:lang w:val="en-US" w:eastAsia="zh-CN"/>
        </w:rPr>
      </w:pPr>
      <w:r w:rsidRPr="00220FD8">
        <w:rPr>
          <w:lang w:val="en-US" w:eastAsia="zh-CN"/>
        </w:rPr>
        <w:t xml:space="preserve">Brandt, M. J., &amp; Crawford, J. T. (2020). Worldview conflict and prejudice. In </w:t>
      </w:r>
      <w:r w:rsidRPr="00220FD8">
        <w:rPr>
          <w:i/>
          <w:iCs/>
          <w:lang w:val="en-US" w:eastAsia="zh-CN"/>
        </w:rPr>
        <w:t>Advances in Experimental Social Psychology</w:t>
      </w:r>
      <w:r w:rsidRPr="00220FD8">
        <w:rPr>
          <w:lang w:val="en-US" w:eastAsia="zh-CN"/>
        </w:rPr>
        <w:t xml:space="preserve"> (Vol. 61, pp. 1–66). Elsevier. https://doi.org/10.1016/bs.aesp.2019.09.002</w:t>
      </w:r>
    </w:p>
    <w:p w14:paraId="450679B6" w14:textId="77777777" w:rsidR="00220FD8" w:rsidRPr="00220FD8" w:rsidRDefault="00220FD8" w:rsidP="00220FD8">
      <w:pPr>
        <w:pStyle w:val="Bibliography"/>
        <w:rPr>
          <w:lang w:val="en-US" w:eastAsia="zh-CN"/>
        </w:rPr>
      </w:pPr>
      <w:r w:rsidRPr="00220FD8">
        <w:rPr>
          <w:lang w:val="en-US" w:eastAsia="zh-CN"/>
        </w:rPr>
        <w:t xml:space="preserve">Brinkmann, L., Baumann, F., </w:t>
      </w:r>
      <w:proofErr w:type="spellStart"/>
      <w:r w:rsidRPr="00220FD8">
        <w:rPr>
          <w:lang w:val="en-US" w:eastAsia="zh-CN"/>
        </w:rPr>
        <w:t>Bonnefon</w:t>
      </w:r>
      <w:proofErr w:type="spellEnd"/>
      <w:r w:rsidRPr="00220FD8">
        <w:rPr>
          <w:lang w:val="en-US" w:eastAsia="zh-CN"/>
        </w:rPr>
        <w:t xml:space="preserve">, J.-F., Derex, M., Müller, T. F., Nussberger, A.-M., Czaplicka, A., Acerbi, A., Griffiths, T. L., Henrich, J., </w:t>
      </w:r>
      <w:proofErr w:type="spellStart"/>
      <w:r w:rsidRPr="00220FD8">
        <w:rPr>
          <w:lang w:val="en-US" w:eastAsia="zh-CN"/>
        </w:rPr>
        <w:t>Leibo</w:t>
      </w:r>
      <w:proofErr w:type="spellEnd"/>
      <w:r w:rsidRPr="00220FD8">
        <w:rPr>
          <w:lang w:val="en-US" w:eastAsia="zh-CN"/>
        </w:rPr>
        <w:t xml:space="preserve">, J. Z., McElreath, R., </w:t>
      </w:r>
      <w:proofErr w:type="spellStart"/>
      <w:r w:rsidRPr="00220FD8">
        <w:rPr>
          <w:lang w:val="en-US" w:eastAsia="zh-CN"/>
        </w:rPr>
        <w:lastRenderedPageBreak/>
        <w:t>Oudeyer</w:t>
      </w:r>
      <w:proofErr w:type="spellEnd"/>
      <w:r w:rsidRPr="00220FD8">
        <w:rPr>
          <w:lang w:val="en-US" w:eastAsia="zh-CN"/>
        </w:rPr>
        <w:t xml:space="preserve">, P.-Y., Stray, J., &amp; Rahwan, I. (2023). Machine culture. </w:t>
      </w:r>
      <w:r w:rsidRPr="00220FD8">
        <w:rPr>
          <w:i/>
          <w:iCs/>
          <w:lang w:val="en-US" w:eastAsia="zh-CN"/>
        </w:rPr>
        <w:t xml:space="preserve">Nature Human </w:t>
      </w:r>
      <w:proofErr w:type="spellStart"/>
      <w:r w:rsidRPr="00220FD8">
        <w:rPr>
          <w:i/>
          <w:iCs/>
          <w:lang w:val="en-US" w:eastAsia="zh-CN"/>
        </w:rPr>
        <w:t>Behaviour</w:t>
      </w:r>
      <w:proofErr w:type="spellEnd"/>
      <w:r w:rsidRPr="00220FD8">
        <w:rPr>
          <w:lang w:val="en-US" w:eastAsia="zh-CN"/>
        </w:rPr>
        <w:t xml:space="preserve">, </w:t>
      </w:r>
      <w:r w:rsidRPr="00220FD8">
        <w:rPr>
          <w:i/>
          <w:iCs/>
          <w:lang w:val="en-US" w:eastAsia="zh-CN"/>
        </w:rPr>
        <w:t>7</w:t>
      </w:r>
      <w:r w:rsidRPr="00220FD8">
        <w:rPr>
          <w:lang w:val="en-US" w:eastAsia="zh-CN"/>
        </w:rPr>
        <w:t>(11), 1855–1868. https://doi.org/10.1038/s41562-023-01742-2</w:t>
      </w:r>
    </w:p>
    <w:p w14:paraId="24780E4A" w14:textId="77777777" w:rsidR="00220FD8" w:rsidRPr="00220FD8" w:rsidRDefault="00220FD8" w:rsidP="00220FD8">
      <w:pPr>
        <w:pStyle w:val="Bibliography"/>
        <w:rPr>
          <w:lang w:val="en-US" w:eastAsia="zh-CN"/>
        </w:rPr>
      </w:pPr>
      <w:r w:rsidRPr="00220FD8">
        <w:rPr>
          <w:lang w:val="en-US" w:eastAsia="zh-CN"/>
        </w:rPr>
        <w:t xml:space="preserve">Byrne, D., </w:t>
      </w:r>
      <w:proofErr w:type="spellStart"/>
      <w:r w:rsidRPr="00220FD8">
        <w:rPr>
          <w:lang w:val="en-US" w:eastAsia="zh-CN"/>
        </w:rPr>
        <w:t>Gouaux</w:t>
      </w:r>
      <w:proofErr w:type="spellEnd"/>
      <w:r w:rsidRPr="00220FD8">
        <w:rPr>
          <w:lang w:val="en-US" w:eastAsia="zh-CN"/>
        </w:rPr>
        <w:t xml:space="preserve">, C., Griffitt, W., Lamberth, J., Murakawa, N., Prasad, M., Prasad, A., &amp; </w:t>
      </w:r>
      <w:proofErr w:type="spellStart"/>
      <w:r w:rsidRPr="00220FD8">
        <w:rPr>
          <w:lang w:val="en-US" w:eastAsia="zh-CN"/>
        </w:rPr>
        <w:t>RamirezIII</w:t>
      </w:r>
      <w:proofErr w:type="spellEnd"/>
      <w:r w:rsidRPr="00220FD8">
        <w:rPr>
          <w:lang w:val="en-US" w:eastAsia="zh-CN"/>
        </w:rPr>
        <w:t xml:space="preserve">, M. (1971). The Ubiquitous Relationship: Attitude Similarity and Attraction: A Cross-Cultural Study. </w:t>
      </w:r>
      <w:r w:rsidRPr="00220FD8">
        <w:rPr>
          <w:i/>
          <w:iCs/>
          <w:lang w:val="en-US" w:eastAsia="zh-CN"/>
        </w:rPr>
        <w:t>Human Relations</w:t>
      </w:r>
      <w:r w:rsidRPr="00220FD8">
        <w:rPr>
          <w:lang w:val="en-US" w:eastAsia="zh-CN"/>
        </w:rPr>
        <w:t xml:space="preserve">, </w:t>
      </w:r>
      <w:r w:rsidRPr="00220FD8">
        <w:rPr>
          <w:i/>
          <w:iCs/>
          <w:lang w:val="en-US" w:eastAsia="zh-CN"/>
        </w:rPr>
        <w:t>24</w:t>
      </w:r>
      <w:r w:rsidRPr="00220FD8">
        <w:rPr>
          <w:lang w:val="en-US" w:eastAsia="zh-CN"/>
        </w:rPr>
        <w:t>(3), 201–207. https://doi.org/10.1177/001872677102400302</w:t>
      </w:r>
    </w:p>
    <w:p w14:paraId="2CC8F830" w14:textId="77777777" w:rsidR="00220FD8" w:rsidRPr="00220FD8" w:rsidRDefault="00220FD8" w:rsidP="00220FD8">
      <w:pPr>
        <w:pStyle w:val="Bibliography"/>
        <w:rPr>
          <w:lang w:val="en-US" w:eastAsia="zh-CN"/>
        </w:rPr>
      </w:pPr>
      <w:r w:rsidRPr="00220FD8">
        <w:rPr>
          <w:lang w:val="en-US" w:eastAsia="zh-CN"/>
        </w:rPr>
        <w:t xml:space="preserve">Centola, D. (2010). The spread of behavior in an online social network experiment. </w:t>
      </w:r>
      <w:r w:rsidRPr="00220FD8">
        <w:rPr>
          <w:i/>
          <w:iCs/>
          <w:lang w:val="en-US" w:eastAsia="zh-CN"/>
        </w:rPr>
        <w:t>Science</w:t>
      </w:r>
      <w:r w:rsidRPr="00220FD8">
        <w:rPr>
          <w:lang w:val="en-US" w:eastAsia="zh-CN"/>
        </w:rPr>
        <w:t xml:space="preserve">, </w:t>
      </w:r>
      <w:r w:rsidRPr="00220FD8">
        <w:rPr>
          <w:i/>
          <w:iCs/>
          <w:lang w:val="en-US" w:eastAsia="zh-CN"/>
        </w:rPr>
        <w:t>329</w:t>
      </w:r>
      <w:r w:rsidRPr="00220FD8">
        <w:rPr>
          <w:lang w:val="en-US" w:eastAsia="zh-CN"/>
        </w:rPr>
        <w:t>(5996), 1194–1197. https://doi.org/10.1126/science.1185231</w:t>
      </w:r>
    </w:p>
    <w:p w14:paraId="34E611F8" w14:textId="77777777" w:rsidR="00220FD8" w:rsidRPr="00220FD8" w:rsidRDefault="00220FD8" w:rsidP="00220FD8">
      <w:pPr>
        <w:pStyle w:val="Bibliography"/>
        <w:rPr>
          <w:lang w:val="en-US" w:eastAsia="zh-CN"/>
        </w:rPr>
      </w:pPr>
      <w:r w:rsidRPr="00220FD8">
        <w:rPr>
          <w:lang w:val="en-US" w:eastAsia="zh-CN"/>
        </w:rPr>
        <w:t xml:space="preserve">Centola, D. (2011). An experimental study of homophily in the adoption of health behavior. </w:t>
      </w:r>
      <w:r w:rsidRPr="00220FD8">
        <w:rPr>
          <w:i/>
          <w:iCs/>
          <w:lang w:val="en-US" w:eastAsia="zh-CN"/>
        </w:rPr>
        <w:t>Science</w:t>
      </w:r>
      <w:r w:rsidRPr="00220FD8">
        <w:rPr>
          <w:lang w:val="en-US" w:eastAsia="zh-CN"/>
        </w:rPr>
        <w:t xml:space="preserve">, </w:t>
      </w:r>
      <w:r w:rsidRPr="00220FD8">
        <w:rPr>
          <w:i/>
          <w:iCs/>
          <w:lang w:val="en-US" w:eastAsia="zh-CN"/>
        </w:rPr>
        <w:t>334</w:t>
      </w:r>
      <w:r w:rsidRPr="00220FD8">
        <w:rPr>
          <w:lang w:val="en-US" w:eastAsia="zh-CN"/>
        </w:rPr>
        <w:t>(6060), 1269–1272. https://doi.org/10.1126/science.1207055</w:t>
      </w:r>
    </w:p>
    <w:p w14:paraId="794C2A56" w14:textId="77777777" w:rsidR="00220FD8" w:rsidRPr="00220FD8" w:rsidRDefault="00220FD8" w:rsidP="00220FD8">
      <w:pPr>
        <w:pStyle w:val="Bibliography"/>
        <w:rPr>
          <w:lang w:val="en-US" w:eastAsia="zh-CN"/>
        </w:rPr>
      </w:pPr>
      <w:r w:rsidRPr="00220FD8">
        <w:rPr>
          <w:lang w:val="en-US" w:eastAsia="zh-CN"/>
        </w:rPr>
        <w:t xml:space="preserve">Centola, D. (2018). </w:t>
      </w:r>
      <w:r w:rsidRPr="00220FD8">
        <w:rPr>
          <w:i/>
          <w:iCs/>
          <w:lang w:val="en-US" w:eastAsia="zh-CN"/>
        </w:rPr>
        <w:t>How behavior spreads: The science of complex contagions</w:t>
      </w:r>
      <w:r w:rsidRPr="00220FD8">
        <w:rPr>
          <w:lang w:val="en-US" w:eastAsia="zh-CN"/>
        </w:rPr>
        <w:t>. Princeton university press.</w:t>
      </w:r>
    </w:p>
    <w:p w14:paraId="7A011DE0" w14:textId="77777777" w:rsidR="00220FD8" w:rsidRPr="00220FD8" w:rsidRDefault="00220FD8" w:rsidP="00220FD8">
      <w:pPr>
        <w:pStyle w:val="Bibliography"/>
        <w:rPr>
          <w:lang w:val="en-US" w:eastAsia="zh-CN"/>
        </w:rPr>
      </w:pPr>
      <w:r w:rsidRPr="00220FD8">
        <w:rPr>
          <w:lang w:val="en-US" w:eastAsia="zh-CN"/>
        </w:rPr>
        <w:t xml:space="preserve">Centola, D., Becker, J., Brackbill, D., &amp; </w:t>
      </w:r>
      <w:proofErr w:type="spellStart"/>
      <w:r w:rsidRPr="00220FD8">
        <w:rPr>
          <w:lang w:val="en-US" w:eastAsia="zh-CN"/>
        </w:rPr>
        <w:t>Baronchelli</w:t>
      </w:r>
      <w:proofErr w:type="spellEnd"/>
      <w:r w:rsidRPr="00220FD8">
        <w:rPr>
          <w:lang w:val="en-US" w:eastAsia="zh-CN"/>
        </w:rPr>
        <w:t xml:space="preserve">, A. (2018). Experimental evidence for tipping points in social convention. </w:t>
      </w:r>
      <w:r w:rsidRPr="00220FD8">
        <w:rPr>
          <w:i/>
          <w:iCs/>
          <w:lang w:val="en-US" w:eastAsia="zh-CN"/>
        </w:rPr>
        <w:t>Science</w:t>
      </w:r>
      <w:r w:rsidRPr="00220FD8">
        <w:rPr>
          <w:lang w:val="en-US" w:eastAsia="zh-CN"/>
        </w:rPr>
        <w:t xml:space="preserve">, </w:t>
      </w:r>
      <w:r w:rsidRPr="00220FD8">
        <w:rPr>
          <w:i/>
          <w:iCs/>
          <w:lang w:val="en-US" w:eastAsia="zh-CN"/>
        </w:rPr>
        <w:t>360</w:t>
      </w:r>
      <w:r w:rsidRPr="00220FD8">
        <w:rPr>
          <w:lang w:val="en-US" w:eastAsia="zh-CN"/>
        </w:rPr>
        <w:t>(6393), 1116–1119. https://doi.org/10.1126/science.aas8827</w:t>
      </w:r>
    </w:p>
    <w:p w14:paraId="17E40527" w14:textId="77777777" w:rsidR="00220FD8" w:rsidRPr="00220FD8" w:rsidRDefault="00220FD8" w:rsidP="00220FD8">
      <w:pPr>
        <w:pStyle w:val="Bibliography"/>
        <w:rPr>
          <w:lang w:val="en-US" w:eastAsia="zh-CN"/>
        </w:rPr>
      </w:pPr>
      <w:r w:rsidRPr="00220FD8">
        <w:rPr>
          <w:lang w:val="en-US" w:eastAsia="zh-CN"/>
        </w:rPr>
        <w:t xml:space="preserve">Centola, D., &amp; Macy, M. (2007). Complex contagions and the weakness of long ties. </w:t>
      </w:r>
      <w:r w:rsidRPr="00220FD8">
        <w:rPr>
          <w:i/>
          <w:iCs/>
          <w:lang w:val="en-US" w:eastAsia="zh-CN"/>
        </w:rPr>
        <w:t>American Journal of Sociology</w:t>
      </w:r>
      <w:r w:rsidRPr="00220FD8">
        <w:rPr>
          <w:lang w:val="en-US" w:eastAsia="zh-CN"/>
        </w:rPr>
        <w:t xml:space="preserve">, </w:t>
      </w:r>
      <w:r w:rsidRPr="00220FD8">
        <w:rPr>
          <w:i/>
          <w:iCs/>
          <w:lang w:val="en-US" w:eastAsia="zh-CN"/>
        </w:rPr>
        <w:t>113</w:t>
      </w:r>
      <w:r w:rsidRPr="00220FD8">
        <w:rPr>
          <w:lang w:val="en-US" w:eastAsia="zh-CN"/>
        </w:rPr>
        <w:t>(3), 702–734. https://doi.org/10.1086/521848</w:t>
      </w:r>
    </w:p>
    <w:p w14:paraId="21A65680" w14:textId="77777777" w:rsidR="00220FD8" w:rsidRPr="00220FD8" w:rsidRDefault="00220FD8" w:rsidP="00220FD8">
      <w:pPr>
        <w:pStyle w:val="Bibliography"/>
        <w:rPr>
          <w:lang w:val="en-US" w:eastAsia="zh-CN"/>
        </w:rPr>
      </w:pPr>
      <w:r w:rsidRPr="00220FD8">
        <w:rPr>
          <w:lang w:val="en-US" w:eastAsia="zh-CN"/>
        </w:rPr>
        <w:t xml:space="preserve">Chen, X. P., Eberly, M. B., Chiang, T. J., Farh, J. L., &amp; Cheng, B. S. (2014). Affective trust in Chinese leaders: Linking paternalistic leadership to employee performance. </w:t>
      </w:r>
      <w:r w:rsidRPr="00220FD8">
        <w:rPr>
          <w:i/>
          <w:iCs/>
          <w:lang w:val="en-US" w:eastAsia="zh-CN"/>
        </w:rPr>
        <w:t>Journal of Management</w:t>
      </w:r>
      <w:r w:rsidRPr="00220FD8">
        <w:rPr>
          <w:lang w:val="en-US" w:eastAsia="zh-CN"/>
        </w:rPr>
        <w:t xml:space="preserve">, </w:t>
      </w:r>
      <w:r w:rsidRPr="00220FD8">
        <w:rPr>
          <w:i/>
          <w:iCs/>
          <w:lang w:val="en-US" w:eastAsia="zh-CN"/>
        </w:rPr>
        <w:t>40</w:t>
      </w:r>
      <w:r w:rsidRPr="00220FD8">
        <w:rPr>
          <w:lang w:val="en-US" w:eastAsia="zh-CN"/>
        </w:rPr>
        <w:t>(3), 796–819. https://doi.org/10.1177/0149206311410604</w:t>
      </w:r>
    </w:p>
    <w:p w14:paraId="05514239" w14:textId="77777777" w:rsidR="00220FD8" w:rsidRPr="00220FD8" w:rsidRDefault="00220FD8" w:rsidP="00220FD8">
      <w:pPr>
        <w:pStyle w:val="Bibliography"/>
        <w:rPr>
          <w:lang w:val="en-US" w:eastAsia="zh-CN"/>
        </w:rPr>
      </w:pPr>
      <w:r w:rsidRPr="00220FD8">
        <w:rPr>
          <w:lang w:val="en-US" w:eastAsia="zh-CN"/>
        </w:rPr>
        <w:t xml:space="preserve">Chen, Y., Li, S., Li, Y., &amp; Atari, M. (2024). </w:t>
      </w:r>
      <w:r w:rsidRPr="00220FD8">
        <w:rPr>
          <w:i/>
          <w:iCs/>
          <w:lang w:val="en-US" w:eastAsia="zh-CN"/>
        </w:rPr>
        <w:t xml:space="preserve">Surveying the dead minds: Historical-psychological text analysis with contextualized construct representation (CCR) for classical </w:t>
      </w:r>
      <w:proofErr w:type="spellStart"/>
      <w:r w:rsidRPr="00220FD8">
        <w:rPr>
          <w:i/>
          <w:iCs/>
          <w:lang w:val="en-US" w:eastAsia="zh-CN"/>
        </w:rPr>
        <w:t>chinese</w:t>
      </w:r>
      <w:proofErr w:type="spellEnd"/>
      <w:r w:rsidRPr="00220FD8">
        <w:rPr>
          <w:lang w:val="en-US" w:eastAsia="zh-CN"/>
        </w:rPr>
        <w:t xml:space="preserve"> (No. arXiv:2403.00509). </w:t>
      </w:r>
      <w:proofErr w:type="spellStart"/>
      <w:r w:rsidRPr="00220FD8">
        <w:rPr>
          <w:lang w:val="en-US" w:eastAsia="zh-CN"/>
        </w:rPr>
        <w:t>arXiv</w:t>
      </w:r>
      <w:proofErr w:type="spellEnd"/>
      <w:r w:rsidRPr="00220FD8">
        <w:rPr>
          <w:lang w:val="en-US" w:eastAsia="zh-CN"/>
        </w:rPr>
        <w:t>. http://arxiv.org/abs/2403.00509</w:t>
      </w:r>
    </w:p>
    <w:p w14:paraId="19663065" w14:textId="77777777" w:rsidR="00220FD8" w:rsidRPr="00220FD8" w:rsidRDefault="00220FD8" w:rsidP="00220FD8">
      <w:pPr>
        <w:pStyle w:val="Bibliography"/>
        <w:rPr>
          <w:lang w:val="en-US" w:eastAsia="zh-CN"/>
        </w:rPr>
      </w:pPr>
      <w:r w:rsidRPr="00220FD8">
        <w:rPr>
          <w:lang w:val="en-US" w:eastAsia="zh-CN"/>
        </w:rPr>
        <w:t xml:space="preserve">Clark, H. H., &amp; Brennan, S. E. (1991). Grounding in communication. In </w:t>
      </w:r>
      <w:r w:rsidRPr="00220FD8">
        <w:rPr>
          <w:i/>
          <w:iCs/>
          <w:lang w:val="en-US" w:eastAsia="zh-CN"/>
        </w:rPr>
        <w:t>Perspectives on socially shared cognition</w:t>
      </w:r>
      <w:r w:rsidRPr="00220FD8">
        <w:rPr>
          <w:lang w:val="en-US" w:eastAsia="zh-CN"/>
        </w:rPr>
        <w:t xml:space="preserve"> (pp. 127–149). American Psychological Association. https://doi.org/10.1037/10096-006</w:t>
      </w:r>
    </w:p>
    <w:p w14:paraId="005B4233" w14:textId="77777777" w:rsidR="00220FD8" w:rsidRPr="00220FD8" w:rsidRDefault="00220FD8" w:rsidP="00220FD8">
      <w:pPr>
        <w:pStyle w:val="Bibliography"/>
        <w:rPr>
          <w:lang w:val="en-US" w:eastAsia="zh-CN"/>
        </w:rPr>
      </w:pPr>
      <w:r w:rsidRPr="00220FD8">
        <w:rPr>
          <w:lang w:val="en-US" w:eastAsia="zh-CN"/>
        </w:rPr>
        <w:lastRenderedPageBreak/>
        <w:t xml:space="preserve">Costello, T. H., Pennycook, G., &amp; Rand, D. G. (2024). Durably reducing conspiracy beliefs through dialogues with AI. </w:t>
      </w:r>
      <w:r w:rsidRPr="00220FD8">
        <w:rPr>
          <w:i/>
          <w:iCs/>
          <w:lang w:val="en-US" w:eastAsia="zh-CN"/>
        </w:rPr>
        <w:t>Science</w:t>
      </w:r>
      <w:r w:rsidRPr="00220FD8">
        <w:rPr>
          <w:lang w:val="en-US" w:eastAsia="zh-CN"/>
        </w:rPr>
        <w:t xml:space="preserve">, </w:t>
      </w:r>
      <w:r w:rsidRPr="00220FD8">
        <w:rPr>
          <w:i/>
          <w:iCs/>
          <w:lang w:val="en-US" w:eastAsia="zh-CN"/>
        </w:rPr>
        <w:t>385</w:t>
      </w:r>
      <w:r w:rsidRPr="00220FD8">
        <w:rPr>
          <w:lang w:val="en-US" w:eastAsia="zh-CN"/>
        </w:rPr>
        <w:t>(6714). https://doi.org/10.1126/science.adq1814</w:t>
      </w:r>
    </w:p>
    <w:p w14:paraId="48075826" w14:textId="77777777" w:rsidR="00220FD8" w:rsidRPr="00220FD8" w:rsidRDefault="00220FD8" w:rsidP="00220FD8">
      <w:pPr>
        <w:pStyle w:val="Bibliography"/>
        <w:rPr>
          <w:lang w:val="en-US" w:eastAsia="zh-CN"/>
        </w:rPr>
      </w:pPr>
      <w:r w:rsidRPr="00220FD8">
        <w:rPr>
          <w:lang w:val="en-US" w:eastAsia="zh-CN"/>
        </w:rPr>
        <w:t xml:space="preserve">De Freitas, J., Agarwal, S., Schmitt, B., &amp; Haslam, N. (2023). Psychological factors underlying attitudes toward AI tools. </w:t>
      </w:r>
      <w:r w:rsidRPr="00220FD8">
        <w:rPr>
          <w:i/>
          <w:iCs/>
          <w:lang w:val="en-US" w:eastAsia="zh-CN"/>
        </w:rPr>
        <w:t xml:space="preserve">Nature Human </w:t>
      </w:r>
      <w:proofErr w:type="spellStart"/>
      <w:r w:rsidRPr="00220FD8">
        <w:rPr>
          <w:i/>
          <w:iCs/>
          <w:lang w:val="en-US" w:eastAsia="zh-CN"/>
        </w:rPr>
        <w:t>Behaviour</w:t>
      </w:r>
      <w:proofErr w:type="spellEnd"/>
      <w:r w:rsidRPr="00220FD8">
        <w:rPr>
          <w:lang w:val="en-US" w:eastAsia="zh-CN"/>
        </w:rPr>
        <w:t xml:space="preserve">, </w:t>
      </w:r>
      <w:r w:rsidRPr="00220FD8">
        <w:rPr>
          <w:i/>
          <w:iCs/>
          <w:lang w:val="en-US" w:eastAsia="zh-CN"/>
        </w:rPr>
        <w:t>7</w:t>
      </w:r>
      <w:r w:rsidRPr="00220FD8">
        <w:rPr>
          <w:lang w:val="en-US" w:eastAsia="zh-CN"/>
        </w:rPr>
        <w:t>(11), 1845–1854. https://doi.org/10.1038/s41562-023-01734-2</w:t>
      </w:r>
    </w:p>
    <w:p w14:paraId="5CCD776E" w14:textId="77777777" w:rsidR="00220FD8" w:rsidRPr="00220FD8" w:rsidRDefault="00220FD8" w:rsidP="00220FD8">
      <w:pPr>
        <w:pStyle w:val="Bibliography"/>
        <w:rPr>
          <w:lang w:val="en-US" w:eastAsia="zh-CN"/>
        </w:rPr>
      </w:pPr>
      <w:r w:rsidRPr="00220FD8">
        <w:rPr>
          <w:lang w:val="en-US" w:eastAsia="zh-CN"/>
        </w:rPr>
        <w:t xml:space="preserve">De Freitas, J., Castelo, N., </w:t>
      </w:r>
      <w:proofErr w:type="spellStart"/>
      <w:r w:rsidRPr="00220FD8">
        <w:rPr>
          <w:lang w:val="en-US" w:eastAsia="zh-CN"/>
        </w:rPr>
        <w:t>Uğuralp</w:t>
      </w:r>
      <w:proofErr w:type="spellEnd"/>
      <w:r w:rsidRPr="00220FD8">
        <w:rPr>
          <w:lang w:val="en-US" w:eastAsia="zh-CN"/>
        </w:rPr>
        <w:t>, A. K., &amp; Oğuz-</w:t>
      </w:r>
      <w:proofErr w:type="spellStart"/>
      <w:r w:rsidRPr="00220FD8">
        <w:rPr>
          <w:lang w:val="en-US" w:eastAsia="zh-CN"/>
        </w:rPr>
        <w:t>Uğuralp</w:t>
      </w:r>
      <w:proofErr w:type="spellEnd"/>
      <w:r w:rsidRPr="00220FD8">
        <w:rPr>
          <w:lang w:val="en-US" w:eastAsia="zh-CN"/>
        </w:rPr>
        <w:t xml:space="preserve">, Z. (2025). </w:t>
      </w:r>
      <w:r w:rsidRPr="00220FD8">
        <w:rPr>
          <w:i/>
          <w:iCs/>
          <w:lang w:val="en-US" w:eastAsia="zh-CN"/>
        </w:rPr>
        <w:t xml:space="preserve">Lessons From an App Update at </w:t>
      </w:r>
      <w:proofErr w:type="spellStart"/>
      <w:r w:rsidRPr="00220FD8">
        <w:rPr>
          <w:lang w:val="en-US" w:eastAsia="zh-CN"/>
        </w:rPr>
        <w:t>Replika</w:t>
      </w:r>
      <w:proofErr w:type="spellEnd"/>
      <w:r w:rsidRPr="00220FD8">
        <w:rPr>
          <w:lang w:val="en-US" w:eastAsia="zh-CN"/>
        </w:rPr>
        <w:t xml:space="preserve"> AI</w:t>
      </w:r>
      <w:r w:rsidRPr="00220FD8">
        <w:rPr>
          <w:i/>
          <w:iCs/>
          <w:lang w:val="en-US" w:eastAsia="zh-CN"/>
        </w:rPr>
        <w:t>: Identity Discontinuity in Human-AI Relationships</w:t>
      </w:r>
      <w:r w:rsidRPr="00220FD8">
        <w:rPr>
          <w:lang w:val="en-US" w:eastAsia="zh-CN"/>
        </w:rPr>
        <w:t xml:space="preserve"> (SSRN Scholarly Paper No. 4976449). Social Science Research Network. https://doi.org/10.2139/ssrn.4976449</w:t>
      </w:r>
    </w:p>
    <w:p w14:paraId="516BA614" w14:textId="77777777" w:rsidR="00220FD8" w:rsidRPr="00220FD8" w:rsidRDefault="00220FD8" w:rsidP="00220FD8">
      <w:pPr>
        <w:pStyle w:val="Bibliography"/>
        <w:rPr>
          <w:lang w:val="en-US" w:eastAsia="zh-CN"/>
        </w:rPr>
      </w:pPr>
      <w:r w:rsidRPr="00220FD8">
        <w:rPr>
          <w:lang w:val="en-US" w:eastAsia="zh-CN"/>
        </w:rPr>
        <w:t>De Freitas, J., Oğuz-</w:t>
      </w:r>
      <w:proofErr w:type="spellStart"/>
      <w:r w:rsidRPr="00220FD8">
        <w:rPr>
          <w:lang w:val="en-US" w:eastAsia="zh-CN"/>
        </w:rPr>
        <w:t>Uğuralp</w:t>
      </w:r>
      <w:proofErr w:type="spellEnd"/>
      <w:r w:rsidRPr="00220FD8">
        <w:rPr>
          <w:lang w:val="en-US" w:eastAsia="zh-CN"/>
        </w:rPr>
        <w:t xml:space="preserve">, Z., </w:t>
      </w:r>
      <w:proofErr w:type="spellStart"/>
      <w:r w:rsidRPr="00220FD8">
        <w:rPr>
          <w:lang w:val="en-US" w:eastAsia="zh-CN"/>
        </w:rPr>
        <w:t>Uğuralp</w:t>
      </w:r>
      <w:proofErr w:type="spellEnd"/>
      <w:r w:rsidRPr="00220FD8">
        <w:rPr>
          <w:lang w:val="en-US" w:eastAsia="zh-CN"/>
        </w:rPr>
        <w:t xml:space="preserve">, A. K., &amp; </w:t>
      </w:r>
      <w:proofErr w:type="spellStart"/>
      <w:r w:rsidRPr="00220FD8">
        <w:rPr>
          <w:lang w:val="en-US" w:eastAsia="zh-CN"/>
        </w:rPr>
        <w:t>Puntoni</w:t>
      </w:r>
      <w:proofErr w:type="spellEnd"/>
      <w:r w:rsidRPr="00220FD8">
        <w:rPr>
          <w:lang w:val="en-US" w:eastAsia="zh-CN"/>
        </w:rPr>
        <w:t xml:space="preserve">, S. (2025). AI companions reduce loneliness. </w:t>
      </w:r>
      <w:r w:rsidRPr="00220FD8">
        <w:rPr>
          <w:i/>
          <w:iCs/>
          <w:lang w:val="en-US" w:eastAsia="zh-CN"/>
        </w:rPr>
        <w:t>Journal of Consumer Research</w:t>
      </w:r>
      <w:r w:rsidRPr="00220FD8">
        <w:rPr>
          <w:lang w:val="en-US" w:eastAsia="zh-CN"/>
        </w:rPr>
        <w:t>. https://dx.doi.org/10.1093/jcr/ucaf040</w:t>
      </w:r>
    </w:p>
    <w:p w14:paraId="29CF356B" w14:textId="77777777" w:rsidR="00220FD8" w:rsidRPr="00220FD8" w:rsidRDefault="00220FD8" w:rsidP="00220FD8">
      <w:pPr>
        <w:pStyle w:val="Bibliography"/>
        <w:rPr>
          <w:lang w:val="en-US" w:eastAsia="zh-CN"/>
        </w:rPr>
      </w:pPr>
      <w:r w:rsidRPr="00220FD8">
        <w:rPr>
          <w:lang w:val="en-US" w:eastAsia="zh-CN"/>
        </w:rPr>
        <w:t xml:space="preserve">Edmondson, A. (1999). Psychological safety and learning behavior in work teams. </w:t>
      </w:r>
      <w:r w:rsidRPr="00220FD8">
        <w:rPr>
          <w:i/>
          <w:iCs/>
          <w:lang w:val="en-US" w:eastAsia="zh-CN"/>
        </w:rPr>
        <w:t>Administrative Science Quarterly</w:t>
      </w:r>
      <w:r w:rsidRPr="00220FD8">
        <w:rPr>
          <w:lang w:val="en-US" w:eastAsia="zh-CN"/>
        </w:rPr>
        <w:t xml:space="preserve">, </w:t>
      </w:r>
      <w:r w:rsidRPr="00220FD8">
        <w:rPr>
          <w:i/>
          <w:iCs/>
          <w:lang w:val="en-US" w:eastAsia="zh-CN"/>
        </w:rPr>
        <w:t>44</w:t>
      </w:r>
      <w:r w:rsidRPr="00220FD8">
        <w:rPr>
          <w:lang w:val="en-US" w:eastAsia="zh-CN"/>
        </w:rPr>
        <w:t>(2), 350–383. https://doi.org/10.2307/2666999</w:t>
      </w:r>
    </w:p>
    <w:p w14:paraId="0D410FC8" w14:textId="77777777" w:rsidR="00220FD8" w:rsidRPr="00220FD8" w:rsidRDefault="00220FD8" w:rsidP="00220FD8">
      <w:pPr>
        <w:pStyle w:val="Bibliography"/>
        <w:rPr>
          <w:lang w:val="en-US" w:eastAsia="zh-CN"/>
        </w:rPr>
      </w:pPr>
      <w:r w:rsidRPr="00220FD8">
        <w:rPr>
          <w:lang w:val="en-US" w:eastAsia="zh-CN"/>
        </w:rPr>
        <w:t xml:space="preserve">Epley, N., Kardas, M., Zhao, X., Atir, S., &amp; Schroeder, J. (2022). Undersociality: </w:t>
      </w:r>
      <w:proofErr w:type="spellStart"/>
      <w:r w:rsidRPr="00220FD8">
        <w:rPr>
          <w:lang w:val="en-US" w:eastAsia="zh-CN"/>
        </w:rPr>
        <w:t>Miscalibrated</w:t>
      </w:r>
      <w:proofErr w:type="spellEnd"/>
      <w:r w:rsidRPr="00220FD8">
        <w:rPr>
          <w:lang w:val="en-US" w:eastAsia="zh-CN"/>
        </w:rPr>
        <w:t xml:space="preserve"> social cognition can inhibit social connection. </w:t>
      </w:r>
      <w:r w:rsidRPr="00220FD8">
        <w:rPr>
          <w:i/>
          <w:iCs/>
          <w:lang w:val="en-US" w:eastAsia="zh-CN"/>
        </w:rPr>
        <w:t>Trends in Cognitive Sciences</w:t>
      </w:r>
      <w:r w:rsidRPr="00220FD8">
        <w:rPr>
          <w:lang w:val="en-US" w:eastAsia="zh-CN"/>
        </w:rPr>
        <w:t xml:space="preserve">, </w:t>
      </w:r>
      <w:r w:rsidRPr="00220FD8">
        <w:rPr>
          <w:i/>
          <w:iCs/>
          <w:lang w:val="en-US" w:eastAsia="zh-CN"/>
        </w:rPr>
        <w:t>26</w:t>
      </w:r>
      <w:r w:rsidRPr="00220FD8">
        <w:rPr>
          <w:lang w:val="en-US" w:eastAsia="zh-CN"/>
        </w:rPr>
        <w:t>(5), 406–418. https://doi.org/10.1016/j.tics.2022.02.007</w:t>
      </w:r>
    </w:p>
    <w:p w14:paraId="14073131" w14:textId="77777777" w:rsidR="00220FD8" w:rsidRPr="00220FD8" w:rsidRDefault="00220FD8" w:rsidP="00220FD8">
      <w:pPr>
        <w:pStyle w:val="Bibliography"/>
        <w:rPr>
          <w:lang w:val="en-US" w:eastAsia="zh-CN"/>
        </w:rPr>
      </w:pPr>
      <w:r w:rsidRPr="00220FD8">
        <w:rPr>
          <w:lang w:val="en-US" w:eastAsia="zh-CN"/>
        </w:rPr>
        <w:t xml:space="preserve">Epley, N., &amp; Schroeder, J. (2014). Mistakenly seeking solitude. </w:t>
      </w:r>
      <w:r w:rsidRPr="00220FD8">
        <w:rPr>
          <w:i/>
          <w:iCs/>
          <w:lang w:val="en-US" w:eastAsia="zh-CN"/>
        </w:rPr>
        <w:t>Journal of Experimental Psychology: General</w:t>
      </w:r>
      <w:r w:rsidRPr="00220FD8">
        <w:rPr>
          <w:lang w:val="en-US" w:eastAsia="zh-CN"/>
        </w:rPr>
        <w:t xml:space="preserve">, </w:t>
      </w:r>
      <w:r w:rsidRPr="00220FD8">
        <w:rPr>
          <w:i/>
          <w:iCs/>
          <w:lang w:val="en-US" w:eastAsia="zh-CN"/>
        </w:rPr>
        <w:t>143</w:t>
      </w:r>
      <w:r w:rsidRPr="00220FD8">
        <w:rPr>
          <w:lang w:val="en-US" w:eastAsia="zh-CN"/>
        </w:rPr>
        <w:t>(5), 1980–1999. https://doi.org/10.1037/a0037323</w:t>
      </w:r>
    </w:p>
    <w:p w14:paraId="72F6EDDA" w14:textId="77777777" w:rsidR="00220FD8" w:rsidRPr="00220FD8" w:rsidRDefault="00220FD8" w:rsidP="00220FD8">
      <w:pPr>
        <w:pStyle w:val="Bibliography"/>
        <w:rPr>
          <w:lang w:val="en-US" w:eastAsia="zh-CN"/>
        </w:rPr>
      </w:pPr>
      <w:r w:rsidRPr="00220FD8">
        <w:rPr>
          <w:lang w:val="en-US" w:eastAsia="zh-CN"/>
        </w:rPr>
        <w:t xml:space="preserve">Farrell, H., Gopnik, A., Shalizi, C., &amp; Evans, J. (2025). Large AI models are cultural and social technologies. </w:t>
      </w:r>
      <w:r w:rsidRPr="00220FD8">
        <w:rPr>
          <w:i/>
          <w:iCs/>
          <w:lang w:val="en-US" w:eastAsia="zh-CN"/>
        </w:rPr>
        <w:t>Science</w:t>
      </w:r>
      <w:r w:rsidRPr="00220FD8">
        <w:rPr>
          <w:lang w:val="en-US" w:eastAsia="zh-CN"/>
        </w:rPr>
        <w:t xml:space="preserve">, </w:t>
      </w:r>
      <w:r w:rsidRPr="00220FD8">
        <w:rPr>
          <w:i/>
          <w:iCs/>
          <w:lang w:val="en-US" w:eastAsia="zh-CN"/>
        </w:rPr>
        <w:t>387</w:t>
      </w:r>
      <w:r w:rsidRPr="00220FD8">
        <w:rPr>
          <w:lang w:val="en-US" w:eastAsia="zh-CN"/>
        </w:rPr>
        <w:t>(6739), 1153–1156. https://doi.org/10.1126/science.adt9819</w:t>
      </w:r>
    </w:p>
    <w:p w14:paraId="060FC839" w14:textId="77777777" w:rsidR="00220FD8" w:rsidRPr="00220FD8" w:rsidRDefault="00220FD8" w:rsidP="00220FD8">
      <w:pPr>
        <w:pStyle w:val="Bibliography"/>
        <w:rPr>
          <w:lang w:val="en-US" w:eastAsia="zh-CN"/>
        </w:rPr>
      </w:pPr>
      <w:r w:rsidRPr="00220FD8">
        <w:rPr>
          <w:lang w:val="en-US" w:eastAsia="zh-CN"/>
        </w:rPr>
        <w:t xml:space="preserve">Folk, D., &amp; Dunn, E. (2023). A systematic review of the strength of evidence for the </w:t>
      </w:r>
      <w:proofErr w:type="gramStart"/>
      <w:r w:rsidRPr="00220FD8">
        <w:rPr>
          <w:lang w:val="en-US" w:eastAsia="zh-CN"/>
        </w:rPr>
        <w:t>most commonly recommended</w:t>
      </w:r>
      <w:proofErr w:type="gramEnd"/>
      <w:r w:rsidRPr="00220FD8">
        <w:rPr>
          <w:lang w:val="en-US" w:eastAsia="zh-CN"/>
        </w:rPr>
        <w:t xml:space="preserve"> happiness strategies in mainstream media. </w:t>
      </w:r>
      <w:r w:rsidRPr="00220FD8">
        <w:rPr>
          <w:i/>
          <w:iCs/>
          <w:lang w:val="en-US" w:eastAsia="zh-CN"/>
        </w:rPr>
        <w:t xml:space="preserve">Nature Human </w:t>
      </w:r>
      <w:proofErr w:type="spellStart"/>
      <w:r w:rsidRPr="00220FD8">
        <w:rPr>
          <w:i/>
          <w:iCs/>
          <w:lang w:val="en-US" w:eastAsia="zh-CN"/>
        </w:rPr>
        <w:t>Behaviour</w:t>
      </w:r>
      <w:proofErr w:type="spellEnd"/>
      <w:r w:rsidRPr="00220FD8">
        <w:rPr>
          <w:lang w:val="en-US" w:eastAsia="zh-CN"/>
        </w:rPr>
        <w:t xml:space="preserve">, </w:t>
      </w:r>
      <w:r w:rsidRPr="00220FD8">
        <w:rPr>
          <w:i/>
          <w:iCs/>
          <w:lang w:val="en-US" w:eastAsia="zh-CN"/>
        </w:rPr>
        <w:t>7</w:t>
      </w:r>
      <w:r w:rsidRPr="00220FD8">
        <w:rPr>
          <w:lang w:val="en-US" w:eastAsia="zh-CN"/>
        </w:rPr>
        <w:t>(10), 1697–1707. https://doi.org/10.1038/s41562-023-01651-4</w:t>
      </w:r>
    </w:p>
    <w:p w14:paraId="2680E822" w14:textId="77777777" w:rsidR="00220FD8" w:rsidRPr="00220FD8" w:rsidRDefault="00220FD8" w:rsidP="00220FD8">
      <w:pPr>
        <w:pStyle w:val="Bibliography"/>
        <w:rPr>
          <w:lang w:val="en-US" w:eastAsia="zh-CN"/>
        </w:rPr>
      </w:pPr>
      <w:r w:rsidRPr="00220FD8">
        <w:rPr>
          <w:lang w:val="en-US" w:eastAsia="zh-CN"/>
        </w:rPr>
        <w:t xml:space="preserve">Glickman, M., &amp; Sharot, T. (2024). How human–AI feedback loops alter human perceptual, emotional and social judgements. </w:t>
      </w:r>
      <w:r w:rsidRPr="00220FD8">
        <w:rPr>
          <w:i/>
          <w:iCs/>
          <w:lang w:val="en-US" w:eastAsia="zh-CN"/>
        </w:rPr>
        <w:t xml:space="preserve">Nature Human </w:t>
      </w:r>
      <w:proofErr w:type="spellStart"/>
      <w:r w:rsidRPr="00220FD8">
        <w:rPr>
          <w:i/>
          <w:iCs/>
          <w:lang w:val="en-US" w:eastAsia="zh-CN"/>
        </w:rPr>
        <w:t>Behaviour</w:t>
      </w:r>
      <w:proofErr w:type="spellEnd"/>
      <w:r w:rsidRPr="00220FD8">
        <w:rPr>
          <w:lang w:val="en-US" w:eastAsia="zh-CN"/>
        </w:rPr>
        <w:t xml:space="preserve">, </w:t>
      </w:r>
      <w:r w:rsidRPr="00220FD8">
        <w:rPr>
          <w:i/>
          <w:iCs/>
          <w:lang w:val="en-US" w:eastAsia="zh-CN"/>
        </w:rPr>
        <w:t>9</w:t>
      </w:r>
      <w:r w:rsidRPr="00220FD8">
        <w:rPr>
          <w:lang w:val="en-US" w:eastAsia="zh-CN"/>
        </w:rPr>
        <w:t>(2), 345–359. https://doi.org/10.1038/s41562-024-02077-2</w:t>
      </w:r>
    </w:p>
    <w:p w14:paraId="3A562762" w14:textId="77777777" w:rsidR="00220FD8" w:rsidRPr="00220FD8" w:rsidRDefault="00220FD8" w:rsidP="00220FD8">
      <w:pPr>
        <w:pStyle w:val="Bibliography"/>
        <w:rPr>
          <w:lang w:val="en-US" w:eastAsia="zh-CN"/>
        </w:rPr>
      </w:pPr>
      <w:r w:rsidRPr="00220FD8">
        <w:rPr>
          <w:lang w:val="en-US" w:eastAsia="zh-CN"/>
        </w:rPr>
        <w:lastRenderedPageBreak/>
        <w:t xml:space="preserve">Gonzalez, C., &amp; Heidari, H. (2025). A cognitive approach to human–AI complementarity in dynamic decision-making. </w:t>
      </w:r>
      <w:r w:rsidRPr="00220FD8">
        <w:rPr>
          <w:i/>
          <w:iCs/>
          <w:lang w:val="en-US" w:eastAsia="zh-CN"/>
        </w:rPr>
        <w:t>Nature Reviews Psychology</w:t>
      </w:r>
      <w:r w:rsidRPr="00220FD8">
        <w:rPr>
          <w:lang w:val="en-US" w:eastAsia="zh-CN"/>
        </w:rPr>
        <w:t>. https://doi.org/10.1038/s44159-025-00499-x</w:t>
      </w:r>
    </w:p>
    <w:p w14:paraId="1631BBF0" w14:textId="77777777" w:rsidR="00220FD8" w:rsidRPr="00220FD8" w:rsidRDefault="00220FD8" w:rsidP="00220FD8">
      <w:pPr>
        <w:pStyle w:val="Bibliography"/>
        <w:rPr>
          <w:lang w:val="en-US" w:eastAsia="zh-CN"/>
        </w:rPr>
      </w:pPr>
      <w:proofErr w:type="spellStart"/>
      <w:r w:rsidRPr="00220FD8">
        <w:rPr>
          <w:lang w:val="en-US" w:eastAsia="zh-CN"/>
        </w:rPr>
        <w:t>Granovetter</w:t>
      </w:r>
      <w:proofErr w:type="spellEnd"/>
      <w:r w:rsidRPr="00220FD8">
        <w:rPr>
          <w:lang w:val="en-US" w:eastAsia="zh-CN"/>
        </w:rPr>
        <w:t xml:space="preserve">, M. S. (1973). The Strength of Weak Ties. </w:t>
      </w:r>
      <w:r w:rsidRPr="00220FD8">
        <w:rPr>
          <w:i/>
          <w:iCs/>
          <w:lang w:val="en-US" w:eastAsia="zh-CN"/>
        </w:rPr>
        <w:t>American Journal of Sociology</w:t>
      </w:r>
      <w:r w:rsidRPr="00220FD8">
        <w:rPr>
          <w:lang w:val="en-US" w:eastAsia="zh-CN"/>
        </w:rPr>
        <w:t xml:space="preserve">, </w:t>
      </w:r>
      <w:r w:rsidRPr="00220FD8">
        <w:rPr>
          <w:i/>
          <w:iCs/>
          <w:lang w:val="en-US" w:eastAsia="zh-CN"/>
        </w:rPr>
        <w:t>78</w:t>
      </w:r>
      <w:r w:rsidRPr="00220FD8">
        <w:rPr>
          <w:lang w:val="en-US" w:eastAsia="zh-CN"/>
        </w:rPr>
        <w:t>(6), 1360–1380. https://doi.org/10.1086/225469</w:t>
      </w:r>
    </w:p>
    <w:p w14:paraId="0D0397CB" w14:textId="77777777" w:rsidR="00220FD8" w:rsidRPr="00220FD8" w:rsidRDefault="00220FD8" w:rsidP="00220FD8">
      <w:pPr>
        <w:pStyle w:val="Bibliography"/>
        <w:rPr>
          <w:lang w:val="en-US" w:eastAsia="zh-CN"/>
        </w:rPr>
      </w:pPr>
      <w:r w:rsidRPr="00220FD8">
        <w:rPr>
          <w:lang w:val="en-US" w:eastAsia="zh-CN"/>
        </w:rPr>
        <w:t xml:space="preserve">Gremler, D. D., &amp; Gwinner, K. P. (2000). Customer-Employee Rapport in Service Relationships. </w:t>
      </w:r>
      <w:r w:rsidRPr="00220FD8">
        <w:rPr>
          <w:i/>
          <w:iCs/>
          <w:lang w:val="en-US" w:eastAsia="zh-CN"/>
        </w:rPr>
        <w:t>Journal of Service Research</w:t>
      </w:r>
      <w:r w:rsidRPr="00220FD8">
        <w:rPr>
          <w:lang w:val="en-US" w:eastAsia="zh-CN"/>
        </w:rPr>
        <w:t xml:space="preserve">, </w:t>
      </w:r>
      <w:r w:rsidRPr="00220FD8">
        <w:rPr>
          <w:i/>
          <w:iCs/>
          <w:lang w:val="en-US" w:eastAsia="zh-CN"/>
        </w:rPr>
        <w:t>3</w:t>
      </w:r>
      <w:r w:rsidRPr="00220FD8">
        <w:rPr>
          <w:lang w:val="en-US" w:eastAsia="zh-CN"/>
        </w:rPr>
        <w:t>(1), 82–104. https://doi.org/10.1177/109467050031006</w:t>
      </w:r>
    </w:p>
    <w:p w14:paraId="5DE303A9" w14:textId="77777777" w:rsidR="00220FD8" w:rsidRPr="00220FD8" w:rsidRDefault="00220FD8" w:rsidP="00220FD8">
      <w:pPr>
        <w:pStyle w:val="Bibliography"/>
        <w:rPr>
          <w:lang w:val="en-US" w:eastAsia="zh-CN"/>
        </w:rPr>
      </w:pPr>
      <w:r w:rsidRPr="00220FD8">
        <w:rPr>
          <w:lang w:val="en-US" w:eastAsia="zh-CN"/>
        </w:rPr>
        <w:t xml:space="preserve">Guilbeault, D., </w:t>
      </w:r>
      <w:proofErr w:type="spellStart"/>
      <w:r w:rsidRPr="00220FD8">
        <w:rPr>
          <w:lang w:val="en-US" w:eastAsia="zh-CN"/>
        </w:rPr>
        <w:t>Baronchelli</w:t>
      </w:r>
      <w:proofErr w:type="spellEnd"/>
      <w:r w:rsidRPr="00220FD8">
        <w:rPr>
          <w:lang w:val="en-US" w:eastAsia="zh-CN"/>
        </w:rPr>
        <w:t xml:space="preserve">, A., &amp; Centola, D. (2021). Experimental evidence for scale-induced category convergence across populations. </w:t>
      </w:r>
      <w:r w:rsidRPr="00220FD8">
        <w:rPr>
          <w:i/>
          <w:iCs/>
          <w:lang w:val="en-US" w:eastAsia="zh-CN"/>
        </w:rPr>
        <w:t>Nature Communications</w:t>
      </w:r>
      <w:r w:rsidRPr="00220FD8">
        <w:rPr>
          <w:lang w:val="en-US" w:eastAsia="zh-CN"/>
        </w:rPr>
        <w:t xml:space="preserve">, </w:t>
      </w:r>
      <w:r w:rsidRPr="00220FD8">
        <w:rPr>
          <w:i/>
          <w:iCs/>
          <w:lang w:val="en-US" w:eastAsia="zh-CN"/>
        </w:rPr>
        <w:t>12</w:t>
      </w:r>
      <w:r w:rsidRPr="00220FD8">
        <w:rPr>
          <w:lang w:val="en-US" w:eastAsia="zh-CN"/>
        </w:rPr>
        <w:t>(1), 327. https://doi.org/10.1038/s41467-020-20037-y</w:t>
      </w:r>
    </w:p>
    <w:p w14:paraId="69105E15" w14:textId="77777777" w:rsidR="00220FD8" w:rsidRPr="00220FD8" w:rsidRDefault="00220FD8" w:rsidP="00220FD8">
      <w:pPr>
        <w:pStyle w:val="Bibliography"/>
        <w:rPr>
          <w:lang w:val="en-US" w:eastAsia="zh-CN"/>
        </w:rPr>
      </w:pPr>
      <w:r w:rsidRPr="00220FD8">
        <w:rPr>
          <w:lang w:val="en-US" w:eastAsia="zh-CN"/>
        </w:rPr>
        <w:t xml:space="preserve">Gunaydin, G., </w:t>
      </w:r>
      <w:proofErr w:type="spellStart"/>
      <w:r w:rsidRPr="00220FD8">
        <w:rPr>
          <w:lang w:val="en-US" w:eastAsia="zh-CN"/>
        </w:rPr>
        <w:t>Oztekin</w:t>
      </w:r>
      <w:proofErr w:type="spellEnd"/>
      <w:r w:rsidRPr="00220FD8">
        <w:rPr>
          <w:lang w:val="en-US" w:eastAsia="zh-CN"/>
        </w:rPr>
        <w:t xml:space="preserve">, H., Karabulut, D. H., &amp; Salman-Engin, S. (2021). Minimal Social Interactions with Strangers Predict Greater Subjective Well-Being. </w:t>
      </w:r>
      <w:r w:rsidRPr="00220FD8">
        <w:rPr>
          <w:i/>
          <w:iCs/>
          <w:lang w:val="en-US" w:eastAsia="zh-CN"/>
        </w:rPr>
        <w:t>Journal of Happiness Studies</w:t>
      </w:r>
      <w:r w:rsidRPr="00220FD8">
        <w:rPr>
          <w:lang w:val="en-US" w:eastAsia="zh-CN"/>
        </w:rPr>
        <w:t xml:space="preserve">, </w:t>
      </w:r>
      <w:r w:rsidRPr="00220FD8">
        <w:rPr>
          <w:i/>
          <w:iCs/>
          <w:lang w:val="en-US" w:eastAsia="zh-CN"/>
        </w:rPr>
        <w:t>22</w:t>
      </w:r>
      <w:r w:rsidRPr="00220FD8">
        <w:rPr>
          <w:lang w:val="en-US" w:eastAsia="zh-CN"/>
        </w:rPr>
        <w:t>(4), 1839–1853. https://doi.org/10.1007/s10902-020-00298-6</w:t>
      </w:r>
    </w:p>
    <w:p w14:paraId="33F636DA" w14:textId="77777777" w:rsidR="00220FD8" w:rsidRPr="00220FD8" w:rsidRDefault="00220FD8" w:rsidP="00220FD8">
      <w:pPr>
        <w:pStyle w:val="Bibliography"/>
        <w:rPr>
          <w:lang w:val="en-US" w:eastAsia="zh-CN"/>
        </w:rPr>
      </w:pPr>
      <w:r w:rsidRPr="00220FD8">
        <w:rPr>
          <w:lang w:val="en-US" w:eastAsia="zh-CN"/>
        </w:rPr>
        <w:t xml:space="preserve">Hamedani, M. G., Markus, H. R., </w:t>
      </w:r>
      <w:proofErr w:type="spellStart"/>
      <w:r w:rsidRPr="00220FD8">
        <w:rPr>
          <w:lang w:val="en-US" w:eastAsia="zh-CN"/>
        </w:rPr>
        <w:t>Hetey</w:t>
      </w:r>
      <w:proofErr w:type="spellEnd"/>
      <w:r w:rsidRPr="00220FD8">
        <w:rPr>
          <w:lang w:val="en-US" w:eastAsia="zh-CN"/>
        </w:rPr>
        <w:t xml:space="preserve">, R. C., &amp; Eberhardt, J. L. (2024). We built this culture (so we can change it): Seven principles for intentional culture change. </w:t>
      </w:r>
      <w:r w:rsidRPr="00220FD8">
        <w:rPr>
          <w:i/>
          <w:iCs/>
          <w:lang w:val="en-US" w:eastAsia="zh-CN"/>
        </w:rPr>
        <w:t>American Psychologist</w:t>
      </w:r>
      <w:r w:rsidRPr="00220FD8">
        <w:rPr>
          <w:lang w:val="en-US" w:eastAsia="zh-CN"/>
        </w:rPr>
        <w:t xml:space="preserve">, </w:t>
      </w:r>
      <w:r w:rsidRPr="00220FD8">
        <w:rPr>
          <w:i/>
          <w:iCs/>
          <w:lang w:val="en-US" w:eastAsia="zh-CN"/>
        </w:rPr>
        <w:t>79</w:t>
      </w:r>
      <w:r w:rsidRPr="00220FD8">
        <w:rPr>
          <w:lang w:val="en-US" w:eastAsia="zh-CN"/>
        </w:rPr>
        <w:t>(3), 384–402. https://doi.org/10.1037/amp0001209</w:t>
      </w:r>
    </w:p>
    <w:p w14:paraId="07A32044" w14:textId="77777777" w:rsidR="00220FD8" w:rsidRPr="00220FD8" w:rsidRDefault="00220FD8" w:rsidP="00220FD8">
      <w:pPr>
        <w:pStyle w:val="Bibliography"/>
        <w:rPr>
          <w:lang w:val="en-US" w:eastAsia="zh-CN"/>
        </w:rPr>
      </w:pPr>
      <w:r w:rsidRPr="00220FD8">
        <w:rPr>
          <w:lang w:val="en-US" w:eastAsia="zh-CN"/>
        </w:rPr>
        <w:t xml:space="preserve">Hecht, C. A., Ong, D. C., Clapper, M., Jones, M., Demszky, D., Yang, D., Eichstaedt, J. C., Bryan, C. J., &amp; Yeager, D. S. (2025). Using large language models in behavioral science interventions: Promise &amp; risk. </w:t>
      </w:r>
      <w:r w:rsidRPr="00220FD8">
        <w:rPr>
          <w:i/>
          <w:iCs/>
          <w:lang w:val="en-US" w:eastAsia="zh-CN"/>
        </w:rPr>
        <w:t>Behavioral Science &amp; Policy</w:t>
      </w:r>
      <w:r w:rsidRPr="00220FD8">
        <w:rPr>
          <w:lang w:val="en-US" w:eastAsia="zh-CN"/>
        </w:rPr>
        <w:t xml:space="preserve">, </w:t>
      </w:r>
      <w:r w:rsidRPr="00220FD8">
        <w:rPr>
          <w:i/>
          <w:iCs/>
          <w:lang w:val="en-US" w:eastAsia="zh-CN"/>
        </w:rPr>
        <w:t>11</w:t>
      </w:r>
      <w:r w:rsidRPr="00220FD8">
        <w:rPr>
          <w:lang w:val="en-US" w:eastAsia="zh-CN"/>
        </w:rPr>
        <w:t>(1), 1–9. https://doi.org/10.1177/23794607251344698</w:t>
      </w:r>
    </w:p>
    <w:p w14:paraId="181986BB" w14:textId="77777777" w:rsidR="00220FD8" w:rsidRPr="00220FD8" w:rsidRDefault="00220FD8" w:rsidP="00220FD8">
      <w:pPr>
        <w:pStyle w:val="Bibliography"/>
        <w:rPr>
          <w:lang w:val="en-US" w:eastAsia="zh-CN"/>
        </w:rPr>
      </w:pPr>
      <w:r w:rsidRPr="00220FD8">
        <w:rPr>
          <w:lang w:val="en-US" w:eastAsia="zh-CN"/>
        </w:rPr>
        <w:t xml:space="preserve">Jackson, J. C., Castelo, N., &amp; Gray, K. (2020). Could a rising robot workforce make humans less prejudiced? </w:t>
      </w:r>
      <w:r w:rsidRPr="00220FD8">
        <w:rPr>
          <w:i/>
          <w:iCs/>
          <w:lang w:val="en-US" w:eastAsia="zh-CN"/>
        </w:rPr>
        <w:t>American Psychologist</w:t>
      </w:r>
      <w:r w:rsidRPr="00220FD8">
        <w:rPr>
          <w:lang w:val="en-US" w:eastAsia="zh-CN"/>
        </w:rPr>
        <w:t xml:space="preserve">, </w:t>
      </w:r>
      <w:r w:rsidRPr="00220FD8">
        <w:rPr>
          <w:i/>
          <w:iCs/>
          <w:lang w:val="en-US" w:eastAsia="zh-CN"/>
        </w:rPr>
        <w:t>75</w:t>
      </w:r>
      <w:r w:rsidRPr="00220FD8">
        <w:rPr>
          <w:lang w:val="en-US" w:eastAsia="zh-CN"/>
        </w:rPr>
        <w:t>(7), 969–982. https://doi.org/10.1037/amp0000582</w:t>
      </w:r>
    </w:p>
    <w:p w14:paraId="265265FD" w14:textId="77777777" w:rsidR="00220FD8" w:rsidRPr="00220FD8" w:rsidRDefault="00220FD8" w:rsidP="00220FD8">
      <w:pPr>
        <w:pStyle w:val="Bibliography"/>
        <w:rPr>
          <w:lang w:val="en-US" w:eastAsia="zh-CN"/>
        </w:rPr>
      </w:pPr>
      <w:r w:rsidRPr="00220FD8">
        <w:rPr>
          <w:lang w:val="en-US" w:eastAsia="zh-CN"/>
        </w:rPr>
        <w:t xml:space="preserve">Jackson, J. C., Yam, K. C., Tang, P. M., Sibley, C. G., &amp; </w:t>
      </w:r>
      <w:proofErr w:type="spellStart"/>
      <w:r w:rsidRPr="00220FD8">
        <w:rPr>
          <w:lang w:val="en-US" w:eastAsia="zh-CN"/>
        </w:rPr>
        <w:t>Waytz</w:t>
      </w:r>
      <w:proofErr w:type="spellEnd"/>
      <w:r w:rsidRPr="00220FD8">
        <w:rPr>
          <w:lang w:val="en-US" w:eastAsia="zh-CN"/>
        </w:rPr>
        <w:t xml:space="preserve">, A. (2023). Exposure to automation explains religious declines. </w:t>
      </w:r>
      <w:r w:rsidRPr="00220FD8">
        <w:rPr>
          <w:i/>
          <w:iCs/>
          <w:lang w:val="en-US" w:eastAsia="zh-CN"/>
        </w:rPr>
        <w:t>Proceedings of the National Academy of Sciences</w:t>
      </w:r>
      <w:r w:rsidRPr="00220FD8">
        <w:rPr>
          <w:lang w:val="en-US" w:eastAsia="zh-CN"/>
        </w:rPr>
        <w:t xml:space="preserve">, </w:t>
      </w:r>
      <w:r w:rsidRPr="00220FD8">
        <w:rPr>
          <w:i/>
          <w:iCs/>
          <w:lang w:val="en-US" w:eastAsia="zh-CN"/>
        </w:rPr>
        <w:t>120</w:t>
      </w:r>
      <w:r w:rsidRPr="00220FD8">
        <w:rPr>
          <w:lang w:val="en-US" w:eastAsia="zh-CN"/>
        </w:rPr>
        <w:t>(34), e2304748120. https://doi.org/10.1073/pnas.2304748120</w:t>
      </w:r>
    </w:p>
    <w:p w14:paraId="421F5B46" w14:textId="77777777" w:rsidR="00220FD8" w:rsidRPr="00220FD8" w:rsidRDefault="00220FD8" w:rsidP="00220FD8">
      <w:pPr>
        <w:pStyle w:val="Bibliography"/>
        <w:rPr>
          <w:lang w:val="en-US" w:eastAsia="zh-CN"/>
        </w:rPr>
      </w:pPr>
      <w:r w:rsidRPr="00220FD8">
        <w:rPr>
          <w:lang w:val="en-US" w:eastAsia="zh-CN"/>
        </w:rPr>
        <w:lastRenderedPageBreak/>
        <w:t xml:space="preserve">Johnson, D., &amp; Grayson, K. (2005). Cognitive and affective trust in service relationships. </w:t>
      </w:r>
      <w:r w:rsidRPr="00220FD8">
        <w:rPr>
          <w:i/>
          <w:iCs/>
          <w:lang w:val="en-US" w:eastAsia="zh-CN"/>
        </w:rPr>
        <w:t>Journal of Business Research</w:t>
      </w:r>
      <w:r w:rsidRPr="00220FD8">
        <w:rPr>
          <w:lang w:val="en-US" w:eastAsia="zh-CN"/>
        </w:rPr>
        <w:t xml:space="preserve">, </w:t>
      </w:r>
      <w:r w:rsidRPr="00220FD8">
        <w:rPr>
          <w:i/>
          <w:iCs/>
          <w:lang w:val="en-US" w:eastAsia="zh-CN"/>
        </w:rPr>
        <w:t>58</w:t>
      </w:r>
      <w:r w:rsidRPr="00220FD8">
        <w:rPr>
          <w:lang w:val="en-US" w:eastAsia="zh-CN"/>
        </w:rPr>
        <w:t>(4), 500–507. https://doi.org/10.1016/S0148-2963(03)00140-1</w:t>
      </w:r>
    </w:p>
    <w:p w14:paraId="47FD6764" w14:textId="77777777" w:rsidR="00220FD8" w:rsidRPr="00220FD8" w:rsidRDefault="00220FD8" w:rsidP="00220FD8">
      <w:pPr>
        <w:pStyle w:val="Bibliography"/>
        <w:rPr>
          <w:lang w:val="en-US" w:eastAsia="zh-CN"/>
        </w:rPr>
      </w:pPr>
      <w:r w:rsidRPr="00220FD8">
        <w:rPr>
          <w:lang w:val="en-US" w:eastAsia="zh-CN"/>
        </w:rPr>
        <w:t xml:space="preserve">Kiesler, D. J. (1996). </w:t>
      </w:r>
      <w:r w:rsidRPr="00220FD8">
        <w:rPr>
          <w:i/>
          <w:iCs/>
          <w:lang w:val="en-US" w:eastAsia="zh-CN"/>
        </w:rPr>
        <w:t>Contemporary interpersonal theory and research: Personality, psychopathology, and psychotherapy</w:t>
      </w:r>
      <w:r w:rsidRPr="00220FD8">
        <w:rPr>
          <w:lang w:val="en-US" w:eastAsia="zh-CN"/>
        </w:rPr>
        <w:t xml:space="preserve"> (pp. xviii, 398). John Wiley &amp; Sons.</w:t>
      </w:r>
    </w:p>
    <w:p w14:paraId="5F7454CC" w14:textId="77777777" w:rsidR="00220FD8" w:rsidRPr="00220FD8" w:rsidRDefault="00220FD8" w:rsidP="00220FD8">
      <w:pPr>
        <w:pStyle w:val="Bibliography"/>
        <w:rPr>
          <w:lang w:val="en-US" w:eastAsia="zh-CN"/>
        </w:rPr>
      </w:pPr>
      <w:r w:rsidRPr="00220FD8">
        <w:rPr>
          <w:lang w:val="en-US" w:eastAsia="zh-CN"/>
        </w:rPr>
        <w:t xml:space="preserve">Konya, A., Thorburn, L., Almasri, W., Leshem, O. A., Procaccia, A., </w:t>
      </w:r>
      <w:proofErr w:type="spellStart"/>
      <w:r w:rsidRPr="00220FD8">
        <w:rPr>
          <w:lang w:val="en-US" w:eastAsia="zh-CN"/>
        </w:rPr>
        <w:t>Schirch</w:t>
      </w:r>
      <w:proofErr w:type="spellEnd"/>
      <w:r w:rsidRPr="00220FD8">
        <w:rPr>
          <w:lang w:val="en-US" w:eastAsia="zh-CN"/>
        </w:rPr>
        <w:t xml:space="preserve">, L., &amp; Bakker, M. (2025). Using collective dialogues and AI to find common ground between Israeli and Palestinian peacebuilders. </w:t>
      </w:r>
      <w:r w:rsidRPr="00220FD8">
        <w:rPr>
          <w:i/>
          <w:iCs/>
          <w:lang w:val="en-US" w:eastAsia="zh-CN"/>
        </w:rPr>
        <w:t>Proceedings of the 2025 ACM Conference on Fairness, Accountability, and Transparency</w:t>
      </w:r>
      <w:r w:rsidRPr="00220FD8">
        <w:rPr>
          <w:lang w:val="en-US" w:eastAsia="zh-CN"/>
        </w:rPr>
        <w:t>, 312–333. https://doi.org/10.1145/3715275.3732022</w:t>
      </w:r>
    </w:p>
    <w:p w14:paraId="0CE5FE6A" w14:textId="77777777" w:rsidR="00220FD8" w:rsidRPr="00220FD8" w:rsidRDefault="00220FD8" w:rsidP="00220FD8">
      <w:pPr>
        <w:pStyle w:val="Bibliography"/>
        <w:rPr>
          <w:lang w:val="en-US" w:eastAsia="zh-CN"/>
        </w:rPr>
      </w:pPr>
      <w:r w:rsidRPr="00220FD8">
        <w:rPr>
          <w:lang w:val="en-US" w:eastAsia="zh-CN"/>
        </w:rPr>
        <w:t xml:space="preserve">Kozlowski, A. C., &amp; Evans, J. (2025). Simulating subjects: The promise and peril of artificial intelligence stand-ins for social agents and interactions. </w:t>
      </w:r>
      <w:r w:rsidRPr="00220FD8">
        <w:rPr>
          <w:i/>
          <w:iCs/>
          <w:lang w:val="en-US" w:eastAsia="zh-CN"/>
        </w:rPr>
        <w:t>Sociological Methods &amp; Research</w:t>
      </w:r>
      <w:r w:rsidRPr="00220FD8">
        <w:rPr>
          <w:lang w:val="en-US" w:eastAsia="zh-CN"/>
        </w:rPr>
        <w:t xml:space="preserve">, </w:t>
      </w:r>
      <w:r w:rsidRPr="00220FD8">
        <w:rPr>
          <w:i/>
          <w:iCs/>
          <w:lang w:val="en-US" w:eastAsia="zh-CN"/>
        </w:rPr>
        <w:t>54</w:t>
      </w:r>
      <w:r w:rsidRPr="00220FD8">
        <w:rPr>
          <w:lang w:val="en-US" w:eastAsia="zh-CN"/>
        </w:rPr>
        <w:t>(3), 1017–1073. https://doi.org/10.1177/00491241251337316</w:t>
      </w:r>
    </w:p>
    <w:p w14:paraId="6E5DD5FD" w14:textId="77777777" w:rsidR="00220FD8" w:rsidRPr="00220FD8" w:rsidRDefault="00220FD8" w:rsidP="00220FD8">
      <w:pPr>
        <w:pStyle w:val="Bibliography"/>
        <w:rPr>
          <w:lang w:val="en-US" w:eastAsia="zh-CN"/>
        </w:rPr>
      </w:pPr>
      <w:r w:rsidRPr="00220FD8">
        <w:rPr>
          <w:lang w:val="en-US" w:eastAsia="zh-CN"/>
        </w:rPr>
        <w:t xml:space="preserve">Kunda, Z. (1990). The case for motivated reasoning. </w:t>
      </w:r>
      <w:r w:rsidRPr="00220FD8">
        <w:rPr>
          <w:i/>
          <w:iCs/>
          <w:lang w:val="en-US" w:eastAsia="zh-CN"/>
        </w:rPr>
        <w:t>Psychological Bulletin</w:t>
      </w:r>
      <w:r w:rsidRPr="00220FD8">
        <w:rPr>
          <w:lang w:val="en-US" w:eastAsia="zh-CN"/>
        </w:rPr>
        <w:t xml:space="preserve">, </w:t>
      </w:r>
      <w:r w:rsidRPr="00220FD8">
        <w:rPr>
          <w:i/>
          <w:iCs/>
          <w:lang w:val="en-US" w:eastAsia="zh-CN"/>
        </w:rPr>
        <w:t>108</w:t>
      </w:r>
      <w:r w:rsidRPr="00220FD8">
        <w:rPr>
          <w:lang w:val="en-US" w:eastAsia="zh-CN"/>
        </w:rPr>
        <w:t>(3), 480–498. https://doi.org/10.1037/0033-2909.108.3.480</w:t>
      </w:r>
    </w:p>
    <w:p w14:paraId="20E72E91" w14:textId="77777777" w:rsidR="00220FD8" w:rsidRPr="00220FD8" w:rsidRDefault="00220FD8" w:rsidP="00220FD8">
      <w:pPr>
        <w:pStyle w:val="Bibliography"/>
        <w:rPr>
          <w:lang w:val="en-US" w:eastAsia="zh-CN"/>
        </w:rPr>
      </w:pPr>
      <w:r w:rsidRPr="00220FD8">
        <w:rPr>
          <w:lang w:val="en-US" w:eastAsia="zh-CN"/>
        </w:rPr>
        <w:t xml:space="preserve">Lai, S., Potter, Y., Kim, J., Zhuang, R., Song, D., &amp; Evans, J. (2024). </w:t>
      </w:r>
      <w:r w:rsidRPr="00220FD8">
        <w:rPr>
          <w:i/>
          <w:iCs/>
          <w:lang w:val="en-US" w:eastAsia="zh-CN"/>
        </w:rPr>
        <w:t>Evolving AI collectives to enhance human diversity and enable self-regulation</w:t>
      </w:r>
      <w:r w:rsidRPr="00220FD8">
        <w:rPr>
          <w:lang w:val="en-US" w:eastAsia="zh-CN"/>
        </w:rPr>
        <w:t xml:space="preserve"> (No. arXiv:2402.12590). </w:t>
      </w:r>
      <w:proofErr w:type="spellStart"/>
      <w:r w:rsidRPr="00220FD8">
        <w:rPr>
          <w:lang w:val="en-US" w:eastAsia="zh-CN"/>
        </w:rPr>
        <w:t>arXiv</w:t>
      </w:r>
      <w:proofErr w:type="spellEnd"/>
      <w:r w:rsidRPr="00220FD8">
        <w:rPr>
          <w:lang w:val="en-US" w:eastAsia="zh-CN"/>
        </w:rPr>
        <w:t>. http://arxiv.org/abs/2402.12590</w:t>
      </w:r>
    </w:p>
    <w:p w14:paraId="5FF23A7B" w14:textId="77777777" w:rsidR="00220FD8" w:rsidRPr="00220FD8" w:rsidRDefault="00220FD8" w:rsidP="00220FD8">
      <w:pPr>
        <w:pStyle w:val="Bibliography"/>
        <w:rPr>
          <w:lang w:val="en-US" w:eastAsia="zh-CN"/>
        </w:rPr>
      </w:pPr>
      <w:r w:rsidRPr="00220FD8">
        <w:rPr>
          <w:lang w:val="en-US" w:eastAsia="zh-CN"/>
        </w:rPr>
        <w:t xml:space="preserve">Macintosh, G. (2009). The role of rapport in professional services: Antecedents and outcomes. </w:t>
      </w:r>
      <w:r w:rsidRPr="00220FD8">
        <w:rPr>
          <w:i/>
          <w:iCs/>
          <w:lang w:val="en-US" w:eastAsia="zh-CN"/>
        </w:rPr>
        <w:t>Journal of Services Marketing</w:t>
      </w:r>
      <w:r w:rsidRPr="00220FD8">
        <w:rPr>
          <w:lang w:val="en-US" w:eastAsia="zh-CN"/>
        </w:rPr>
        <w:t xml:space="preserve">, </w:t>
      </w:r>
      <w:r w:rsidRPr="00220FD8">
        <w:rPr>
          <w:i/>
          <w:iCs/>
          <w:lang w:val="en-US" w:eastAsia="zh-CN"/>
        </w:rPr>
        <w:t>23</w:t>
      </w:r>
      <w:r w:rsidRPr="00220FD8">
        <w:rPr>
          <w:lang w:val="en-US" w:eastAsia="zh-CN"/>
        </w:rPr>
        <w:t>(2), 70–78. https://doi.org/10.1108/08876040910946332</w:t>
      </w:r>
    </w:p>
    <w:p w14:paraId="6ABA574C" w14:textId="77777777" w:rsidR="00220FD8" w:rsidRPr="00220FD8" w:rsidRDefault="00220FD8" w:rsidP="00220FD8">
      <w:pPr>
        <w:pStyle w:val="Bibliography"/>
        <w:rPr>
          <w:lang w:val="en-US" w:eastAsia="zh-CN"/>
        </w:rPr>
      </w:pPr>
      <w:r w:rsidRPr="00220FD8">
        <w:rPr>
          <w:lang w:val="en-US" w:eastAsia="zh-CN"/>
        </w:rPr>
        <w:t xml:space="preserve">Newman, M., </w:t>
      </w:r>
      <w:proofErr w:type="spellStart"/>
      <w:r w:rsidRPr="00220FD8">
        <w:rPr>
          <w:lang w:val="en-US" w:eastAsia="zh-CN"/>
        </w:rPr>
        <w:t>Barabási</w:t>
      </w:r>
      <w:proofErr w:type="spellEnd"/>
      <w:r w:rsidRPr="00220FD8">
        <w:rPr>
          <w:lang w:val="en-US" w:eastAsia="zh-CN"/>
        </w:rPr>
        <w:t xml:space="preserve">, A.-L., &amp; Watts, D. J. (2011). </w:t>
      </w:r>
      <w:r w:rsidRPr="00220FD8">
        <w:rPr>
          <w:i/>
          <w:iCs/>
          <w:lang w:val="en-US" w:eastAsia="zh-CN"/>
        </w:rPr>
        <w:t>The Structure and Dynamics of Networks</w:t>
      </w:r>
      <w:r w:rsidRPr="00220FD8">
        <w:rPr>
          <w:lang w:val="en-US" w:eastAsia="zh-CN"/>
        </w:rPr>
        <w:t>. Princeton University Press. https://doi.org/10.1515/9781400841356</w:t>
      </w:r>
    </w:p>
    <w:p w14:paraId="09B3FDEB" w14:textId="77777777" w:rsidR="00220FD8" w:rsidRPr="00220FD8" w:rsidRDefault="00220FD8" w:rsidP="00220FD8">
      <w:pPr>
        <w:pStyle w:val="Bibliography"/>
        <w:rPr>
          <w:lang w:val="en-US" w:eastAsia="zh-CN"/>
        </w:rPr>
      </w:pPr>
      <w:r w:rsidRPr="00220FD8">
        <w:rPr>
          <w:lang w:val="en-US" w:eastAsia="zh-CN"/>
        </w:rPr>
        <w:t xml:space="preserve">Nyhan, B., &amp; Reifler, J. (2010). When Corrections Fail: The Persistence of Political Misperceptions. </w:t>
      </w:r>
      <w:r w:rsidRPr="00220FD8">
        <w:rPr>
          <w:i/>
          <w:iCs/>
          <w:lang w:val="en-US" w:eastAsia="zh-CN"/>
        </w:rPr>
        <w:t>Political Behavior</w:t>
      </w:r>
      <w:r w:rsidRPr="00220FD8">
        <w:rPr>
          <w:lang w:val="en-US" w:eastAsia="zh-CN"/>
        </w:rPr>
        <w:t xml:space="preserve">, </w:t>
      </w:r>
      <w:r w:rsidRPr="00220FD8">
        <w:rPr>
          <w:i/>
          <w:iCs/>
          <w:lang w:val="en-US" w:eastAsia="zh-CN"/>
        </w:rPr>
        <w:t>32</w:t>
      </w:r>
      <w:r w:rsidRPr="00220FD8">
        <w:rPr>
          <w:lang w:val="en-US" w:eastAsia="zh-CN"/>
        </w:rPr>
        <w:t>(2), 303–330. https://doi.org/10.1007/s11109-010-9112-2</w:t>
      </w:r>
    </w:p>
    <w:p w14:paraId="5920C4C9" w14:textId="77777777" w:rsidR="00220FD8" w:rsidRPr="00220FD8" w:rsidRDefault="00220FD8" w:rsidP="00220FD8">
      <w:pPr>
        <w:pStyle w:val="Bibliography"/>
        <w:rPr>
          <w:lang w:val="en-US" w:eastAsia="zh-CN"/>
        </w:rPr>
      </w:pPr>
      <w:proofErr w:type="spellStart"/>
      <w:r w:rsidRPr="00220FD8">
        <w:rPr>
          <w:lang w:val="en-US" w:eastAsia="zh-CN"/>
        </w:rPr>
        <w:t>Oktar</w:t>
      </w:r>
      <w:proofErr w:type="spellEnd"/>
      <w:r w:rsidRPr="00220FD8">
        <w:rPr>
          <w:lang w:val="en-US" w:eastAsia="zh-CN"/>
        </w:rPr>
        <w:t xml:space="preserve">, K., &amp; </w:t>
      </w:r>
      <w:proofErr w:type="spellStart"/>
      <w:r w:rsidRPr="00220FD8">
        <w:rPr>
          <w:lang w:val="en-US" w:eastAsia="zh-CN"/>
        </w:rPr>
        <w:t>Lombrozo</w:t>
      </w:r>
      <w:proofErr w:type="spellEnd"/>
      <w:r w:rsidRPr="00220FD8">
        <w:rPr>
          <w:lang w:val="en-US" w:eastAsia="zh-CN"/>
        </w:rPr>
        <w:t xml:space="preserve">, T. (2025). How beliefs persist amid controversy: The paths to persistence model. </w:t>
      </w:r>
      <w:r w:rsidRPr="00220FD8">
        <w:rPr>
          <w:i/>
          <w:iCs/>
          <w:lang w:val="en-US" w:eastAsia="zh-CN"/>
        </w:rPr>
        <w:t>Psychological Review</w:t>
      </w:r>
      <w:r w:rsidRPr="00220FD8">
        <w:rPr>
          <w:lang w:val="en-US" w:eastAsia="zh-CN"/>
        </w:rPr>
        <w:t>. https://doi.org/10.1037/rev0000583</w:t>
      </w:r>
    </w:p>
    <w:p w14:paraId="592A377F" w14:textId="77777777" w:rsidR="00220FD8" w:rsidRPr="00220FD8" w:rsidRDefault="00220FD8" w:rsidP="00220FD8">
      <w:pPr>
        <w:pStyle w:val="Bibliography"/>
        <w:rPr>
          <w:lang w:val="en-US" w:eastAsia="zh-CN"/>
        </w:rPr>
      </w:pPr>
      <w:r w:rsidRPr="00220FD8">
        <w:rPr>
          <w:lang w:val="en-US" w:eastAsia="zh-CN"/>
        </w:rPr>
        <w:lastRenderedPageBreak/>
        <w:t xml:space="preserve">Park, J. S., O’Brien, J. C., Cai, C. J., Morris, M. R., Liang, P., &amp; Bernstein, M. S. (2023). </w:t>
      </w:r>
      <w:r w:rsidRPr="00220FD8">
        <w:rPr>
          <w:i/>
          <w:iCs/>
          <w:lang w:val="en-US" w:eastAsia="zh-CN"/>
        </w:rPr>
        <w:t>Generative agents: Interactive simulacra of human behavior</w:t>
      </w:r>
      <w:r w:rsidRPr="00220FD8">
        <w:rPr>
          <w:lang w:val="en-US" w:eastAsia="zh-CN"/>
        </w:rPr>
        <w:t xml:space="preserve"> (No. arXiv:2304.03442). </w:t>
      </w:r>
      <w:proofErr w:type="spellStart"/>
      <w:r w:rsidRPr="00220FD8">
        <w:rPr>
          <w:lang w:val="en-US" w:eastAsia="zh-CN"/>
        </w:rPr>
        <w:t>arXiv</w:t>
      </w:r>
      <w:proofErr w:type="spellEnd"/>
      <w:r w:rsidRPr="00220FD8">
        <w:rPr>
          <w:lang w:val="en-US" w:eastAsia="zh-CN"/>
        </w:rPr>
        <w:t>. https://doi.org/10.48550/arXiv.2304.03442</w:t>
      </w:r>
    </w:p>
    <w:p w14:paraId="439FF33B" w14:textId="77777777" w:rsidR="00220FD8" w:rsidRPr="00220FD8" w:rsidRDefault="00220FD8" w:rsidP="00220FD8">
      <w:pPr>
        <w:pStyle w:val="Bibliography"/>
        <w:rPr>
          <w:lang w:val="en-US" w:eastAsia="zh-CN"/>
        </w:rPr>
      </w:pPr>
      <w:r w:rsidRPr="00220FD8">
        <w:rPr>
          <w:lang w:val="en-US" w:eastAsia="zh-CN"/>
        </w:rPr>
        <w:t xml:space="preserve">Park, J. S., Zou, C. Q., Shaw, A., Hill, B. M., Cai, C., Morris, M. R., Willer, R., Liang, P., &amp; Bernstein, M. S. (2024). </w:t>
      </w:r>
      <w:r w:rsidRPr="00220FD8">
        <w:rPr>
          <w:i/>
          <w:iCs/>
          <w:lang w:val="en-US" w:eastAsia="zh-CN"/>
        </w:rPr>
        <w:t>Generative Agent Simulations of 1,000 People</w:t>
      </w:r>
      <w:r w:rsidRPr="00220FD8">
        <w:rPr>
          <w:lang w:val="en-US" w:eastAsia="zh-CN"/>
        </w:rPr>
        <w:t xml:space="preserve"> (No. arXiv:2411.10109). </w:t>
      </w:r>
      <w:proofErr w:type="spellStart"/>
      <w:r w:rsidRPr="00220FD8">
        <w:rPr>
          <w:lang w:val="en-US" w:eastAsia="zh-CN"/>
        </w:rPr>
        <w:t>arXiv</w:t>
      </w:r>
      <w:proofErr w:type="spellEnd"/>
      <w:r w:rsidRPr="00220FD8">
        <w:rPr>
          <w:lang w:val="en-US" w:eastAsia="zh-CN"/>
        </w:rPr>
        <w:t>. https://doi.org/10.48550/arXiv.2411.10109</w:t>
      </w:r>
    </w:p>
    <w:p w14:paraId="6A42EE15" w14:textId="77777777" w:rsidR="00220FD8" w:rsidRPr="00220FD8" w:rsidRDefault="00220FD8" w:rsidP="00220FD8">
      <w:pPr>
        <w:pStyle w:val="Bibliography"/>
        <w:rPr>
          <w:lang w:val="en-US" w:eastAsia="zh-CN"/>
        </w:rPr>
      </w:pPr>
      <w:r w:rsidRPr="00220FD8">
        <w:rPr>
          <w:lang w:val="en-US" w:eastAsia="zh-CN"/>
        </w:rPr>
        <w:t xml:space="preserve">Pettigrew, T. F., &amp; Tropp, L. R. (2006). A meta-analytic test of intergroup contact theory. </w:t>
      </w:r>
      <w:r w:rsidRPr="00220FD8">
        <w:rPr>
          <w:i/>
          <w:iCs/>
          <w:lang w:val="en-US" w:eastAsia="zh-CN"/>
        </w:rPr>
        <w:t>Journal of Personality and Social Psychology</w:t>
      </w:r>
      <w:r w:rsidRPr="00220FD8">
        <w:rPr>
          <w:lang w:val="en-US" w:eastAsia="zh-CN"/>
        </w:rPr>
        <w:t xml:space="preserve">, </w:t>
      </w:r>
      <w:r w:rsidRPr="00220FD8">
        <w:rPr>
          <w:i/>
          <w:iCs/>
          <w:lang w:val="en-US" w:eastAsia="zh-CN"/>
        </w:rPr>
        <w:t>90</w:t>
      </w:r>
      <w:r w:rsidRPr="00220FD8">
        <w:rPr>
          <w:lang w:val="en-US" w:eastAsia="zh-CN"/>
        </w:rPr>
        <w:t>(5), 751–783. https://doi.org/10.1037/0022-3514.90.5.751</w:t>
      </w:r>
    </w:p>
    <w:p w14:paraId="24B478B1" w14:textId="77777777" w:rsidR="00220FD8" w:rsidRPr="00220FD8" w:rsidRDefault="00220FD8" w:rsidP="00220FD8">
      <w:pPr>
        <w:pStyle w:val="Bibliography"/>
        <w:rPr>
          <w:lang w:val="en-US" w:eastAsia="zh-CN"/>
        </w:rPr>
      </w:pPr>
      <w:r w:rsidRPr="00220FD8">
        <w:rPr>
          <w:lang w:val="en-US" w:eastAsia="zh-CN"/>
        </w:rPr>
        <w:t xml:space="preserve">Rathje, S., Mirea, D.-M., Sucholutsky, I., </w:t>
      </w:r>
      <w:proofErr w:type="spellStart"/>
      <w:r w:rsidRPr="00220FD8">
        <w:rPr>
          <w:lang w:val="en-US" w:eastAsia="zh-CN"/>
        </w:rPr>
        <w:t>Marjieh</w:t>
      </w:r>
      <w:proofErr w:type="spellEnd"/>
      <w:r w:rsidRPr="00220FD8">
        <w:rPr>
          <w:lang w:val="en-US" w:eastAsia="zh-CN"/>
        </w:rPr>
        <w:t xml:space="preserve">, R., Robertson, C. E., &amp; Van Bavel, J. J. (2024). GPT is an effective tool for multilingual psychological text analysis. </w:t>
      </w:r>
      <w:r w:rsidRPr="00220FD8">
        <w:rPr>
          <w:i/>
          <w:iCs/>
          <w:lang w:val="en-US" w:eastAsia="zh-CN"/>
        </w:rPr>
        <w:t>Proceedings of the National Academy of Sciences</w:t>
      </w:r>
      <w:r w:rsidRPr="00220FD8">
        <w:rPr>
          <w:lang w:val="en-US" w:eastAsia="zh-CN"/>
        </w:rPr>
        <w:t xml:space="preserve">, </w:t>
      </w:r>
      <w:r w:rsidRPr="00220FD8">
        <w:rPr>
          <w:i/>
          <w:iCs/>
          <w:lang w:val="en-US" w:eastAsia="zh-CN"/>
        </w:rPr>
        <w:t>121</w:t>
      </w:r>
      <w:r w:rsidRPr="00220FD8">
        <w:rPr>
          <w:lang w:val="en-US" w:eastAsia="zh-CN"/>
        </w:rPr>
        <w:t>(34), e2308950121. https://doi.org/10.1073/pnas.2308950121</w:t>
      </w:r>
    </w:p>
    <w:p w14:paraId="3A86E8B5" w14:textId="77777777" w:rsidR="00220FD8" w:rsidRPr="00220FD8" w:rsidRDefault="00220FD8" w:rsidP="00220FD8">
      <w:pPr>
        <w:pStyle w:val="Bibliography"/>
        <w:rPr>
          <w:lang w:val="en-US" w:eastAsia="zh-CN"/>
        </w:rPr>
      </w:pPr>
      <w:r w:rsidRPr="00220FD8">
        <w:rPr>
          <w:lang w:val="en-US" w:eastAsia="zh-CN"/>
        </w:rPr>
        <w:t xml:space="preserve">Reis, H. T., &amp; Shaver, P. (1988). Intimacy as an interpersonal process. In </w:t>
      </w:r>
      <w:r w:rsidRPr="00220FD8">
        <w:rPr>
          <w:i/>
          <w:iCs/>
          <w:lang w:val="en-US" w:eastAsia="zh-CN"/>
        </w:rPr>
        <w:t>Handbook of personal relationships: Theory, research and interventions</w:t>
      </w:r>
      <w:r w:rsidRPr="00220FD8">
        <w:rPr>
          <w:lang w:val="en-US" w:eastAsia="zh-CN"/>
        </w:rPr>
        <w:t xml:space="preserve"> (pp. 367–389). John Wiley &amp; Sons.</w:t>
      </w:r>
    </w:p>
    <w:p w14:paraId="649A2964" w14:textId="77777777" w:rsidR="00220FD8" w:rsidRPr="00220FD8" w:rsidRDefault="00220FD8" w:rsidP="00220FD8">
      <w:pPr>
        <w:pStyle w:val="Bibliography"/>
        <w:rPr>
          <w:lang w:val="en-US" w:eastAsia="zh-CN"/>
        </w:rPr>
      </w:pPr>
      <w:r w:rsidRPr="00220FD8">
        <w:rPr>
          <w:lang w:val="en-US" w:eastAsia="zh-CN"/>
        </w:rPr>
        <w:t xml:space="preserve">Rubin, M., Li, J. Z., Zimmerman, F., Ong, D. C., Goldenberg, A., &amp; Perry, A. (2025). Comparing the value of perceived human versus AI-generated empathy. </w:t>
      </w:r>
      <w:r w:rsidRPr="00220FD8">
        <w:rPr>
          <w:i/>
          <w:iCs/>
          <w:lang w:val="en-US" w:eastAsia="zh-CN"/>
        </w:rPr>
        <w:t xml:space="preserve">Nature Human </w:t>
      </w:r>
      <w:proofErr w:type="spellStart"/>
      <w:r w:rsidRPr="00220FD8">
        <w:rPr>
          <w:i/>
          <w:iCs/>
          <w:lang w:val="en-US" w:eastAsia="zh-CN"/>
        </w:rPr>
        <w:t>Behaviour</w:t>
      </w:r>
      <w:proofErr w:type="spellEnd"/>
      <w:r w:rsidRPr="00220FD8">
        <w:rPr>
          <w:lang w:val="en-US" w:eastAsia="zh-CN"/>
        </w:rPr>
        <w:t>. https://doi.org/10.1038/s41562-025-02247-w</w:t>
      </w:r>
    </w:p>
    <w:p w14:paraId="0932BFAB" w14:textId="77777777" w:rsidR="00220FD8" w:rsidRPr="00220FD8" w:rsidRDefault="00220FD8" w:rsidP="00220FD8">
      <w:pPr>
        <w:pStyle w:val="Bibliography"/>
        <w:rPr>
          <w:lang w:val="en-US" w:eastAsia="zh-CN"/>
        </w:rPr>
      </w:pPr>
      <w:r w:rsidRPr="00220FD8">
        <w:rPr>
          <w:lang w:val="en-US" w:eastAsia="zh-CN"/>
        </w:rPr>
        <w:t xml:space="preserve">Ryan, R. M., &amp; Deci, E. L. (2000). Self-determination theory and the facilitation of intrinsic motivation, social development, and well-being. </w:t>
      </w:r>
      <w:r w:rsidRPr="00220FD8">
        <w:rPr>
          <w:i/>
          <w:iCs/>
          <w:lang w:val="en-US" w:eastAsia="zh-CN"/>
        </w:rPr>
        <w:t>American Psychologist</w:t>
      </w:r>
      <w:r w:rsidRPr="00220FD8">
        <w:rPr>
          <w:lang w:val="en-US" w:eastAsia="zh-CN"/>
        </w:rPr>
        <w:t xml:space="preserve">, </w:t>
      </w:r>
      <w:r w:rsidRPr="00220FD8">
        <w:rPr>
          <w:i/>
          <w:iCs/>
          <w:lang w:val="en-US" w:eastAsia="zh-CN"/>
        </w:rPr>
        <w:t>55</w:t>
      </w:r>
      <w:r w:rsidRPr="00220FD8">
        <w:rPr>
          <w:lang w:val="en-US" w:eastAsia="zh-CN"/>
        </w:rPr>
        <w:t>(1), 68–78. https://doi.org/10.1037/0003-066X.55.1.68</w:t>
      </w:r>
    </w:p>
    <w:p w14:paraId="7AEFAA88" w14:textId="77777777" w:rsidR="00220FD8" w:rsidRPr="00220FD8" w:rsidRDefault="00220FD8" w:rsidP="00220FD8">
      <w:pPr>
        <w:pStyle w:val="Bibliography"/>
        <w:rPr>
          <w:lang w:val="en-US" w:eastAsia="zh-CN"/>
        </w:rPr>
      </w:pPr>
      <w:r w:rsidRPr="00220FD8">
        <w:rPr>
          <w:lang w:val="en-US" w:eastAsia="zh-CN"/>
        </w:rPr>
        <w:t xml:space="preserve">Sandstrom, G. M., &amp; Boothby, E. J. (2021). Why do people avoid talking to strangers? A mini meta-analysis of predicted fears and actual experiences talking to a stranger. </w:t>
      </w:r>
      <w:r w:rsidRPr="00220FD8">
        <w:rPr>
          <w:i/>
          <w:iCs/>
          <w:lang w:val="en-US" w:eastAsia="zh-CN"/>
        </w:rPr>
        <w:t>Self and Identity</w:t>
      </w:r>
      <w:r w:rsidRPr="00220FD8">
        <w:rPr>
          <w:lang w:val="en-US" w:eastAsia="zh-CN"/>
        </w:rPr>
        <w:t xml:space="preserve">, </w:t>
      </w:r>
      <w:r w:rsidRPr="00220FD8">
        <w:rPr>
          <w:i/>
          <w:iCs/>
          <w:lang w:val="en-US" w:eastAsia="zh-CN"/>
        </w:rPr>
        <w:t>20</w:t>
      </w:r>
      <w:r w:rsidRPr="00220FD8">
        <w:rPr>
          <w:lang w:val="en-US" w:eastAsia="zh-CN"/>
        </w:rPr>
        <w:t>(1), 47–71. https://doi.org/10.1080/15298868.2020.1816568</w:t>
      </w:r>
    </w:p>
    <w:p w14:paraId="576E1213" w14:textId="77777777" w:rsidR="00220FD8" w:rsidRPr="00220FD8" w:rsidRDefault="00220FD8" w:rsidP="00220FD8">
      <w:pPr>
        <w:pStyle w:val="Bibliography"/>
        <w:rPr>
          <w:lang w:val="en-US" w:eastAsia="zh-CN"/>
        </w:rPr>
      </w:pPr>
      <w:r w:rsidRPr="00220FD8">
        <w:rPr>
          <w:lang w:val="en-US" w:eastAsia="zh-CN"/>
        </w:rPr>
        <w:lastRenderedPageBreak/>
        <w:t xml:space="preserve">Sandstrom, G. M., Boothby, E. J., &amp; Cooney, G. (2022). Talking to strangers: A week-long intervention reduces psychological barriers to social connection. </w:t>
      </w:r>
      <w:r w:rsidRPr="00220FD8">
        <w:rPr>
          <w:i/>
          <w:iCs/>
          <w:lang w:val="en-US" w:eastAsia="zh-CN"/>
        </w:rPr>
        <w:t>Journal of Experimental Social Psychology</w:t>
      </w:r>
      <w:r w:rsidRPr="00220FD8">
        <w:rPr>
          <w:lang w:val="en-US" w:eastAsia="zh-CN"/>
        </w:rPr>
        <w:t xml:space="preserve">, </w:t>
      </w:r>
      <w:r w:rsidRPr="00220FD8">
        <w:rPr>
          <w:i/>
          <w:iCs/>
          <w:lang w:val="en-US" w:eastAsia="zh-CN"/>
        </w:rPr>
        <w:t>102</w:t>
      </w:r>
      <w:r w:rsidRPr="00220FD8">
        <w:rPr>
          <w:lang w:val="en-US" w:eastAsia="zh-CN"/>
        </w:rPr>
        <w:t>, 104356. https://doi.org/10.1016/j.jesp.2022.104356</w:t>
      </w:r>
    </w:p>
    <w:p w14:paraId="34B847AF" w14:textId="77777777" w:rsidR="00220FD8" w:rsidRPr="00220FD8" w:rsidRDefault="00220FD8" w:rsidP="00220FD8">
      <w:pPr>
        <w:pStyle w:val="Bibliography"/>
        <w:rPr>
          <w:lang w:val="en-US" w:eastAsia="zh-CN"/>
        </w:rPr>
      </w:pPr>
      <w:r w:rsidRPr="00220FD8">
        <w:rPr>
          <w:lang w:val="en-US" w:eastAsia="zh-CN"/>
        </w:rPr>
        <w:t xml:space="preserve">Sandstrom, G. M., &amp; Dunn, E. W. (2014). Social interactions and well-being: The surprising power of weak ties. </w:t>
      </w:r>
      <w:r w:rsidRPr="00220FD8">
        <w:rPr>
          <w:i/>
          <w:iCs/>
          <w:lang w:val="en-US" w:eastAsia="zh-CN"/>
        </w:rPr>
        <w:t>Personality and Social Psychology Bulletin</w:t>
      </w:r>
      <w:r w:rsidRPr="00220FD8">
        <w:rPr>
          <w:lang w:val="en-US" w:eastAsia="zh-CN"/>
        </w:rPr>
        <w:t xml:space="preserve">, </w:t>
      </w:r>
      <w:r w:rsidRPr="00220FD8">
        <w:rPr>
          <w:i/>
          <w:iCs/>
          <w:lang w:val="en-US" w:eastAsia="zh-CN"/>
        </w:rPr>
        <w:t>40</w:t>
      </w:r>
      <w:r w:rsidRPr="00220FD8">
        <w:rPr>
          <w:lang w:val="en-US" w:eastAsia="zh-CN"/>
        </w:rPr>
        <w:t>(7), 910–922. https://doi.org/10.1177/0146167214529799</w:t>
      </w:r>
    </w:p>
    <w:p w14:paraId="1CA2C3D1" w14:textId="77777777" w:rsidR="00220FD8" w:rsidRPr="00220FD8" w:rsidRDefault="00220FD8" w:rsidP="00220FD8">
      <w:pPr>
        <w:pStyle w:val="Bibliography"/>
        <w:rPr>
          <w:lang w:val="en-US" w:eastAsia="zh-CN"/>
        </w:rPr>
      </w:pPr>
      <w:r w:rsidRPr="00220FD8">
        <w:rPr>
          <w:lang w:val="en-US" w:eastAsia="zh-CN"/>
        </w:rPr>
        <w:t xml:space="preserve">Sharma, A., Lin, I. W., Miner, A. S., Atkins, D. C., &amp; Althoff, T. (2023). Human–AI collaboration enables more empathic conversations in text-based peer-to-peer mental health support. </w:t>
      </w:r>
      <w:r w:rsidRPr="00220FD8">
        <w:rPr>
          <w:i/>
          <w:iCs/>
          <w:lang w:val="en-US" w:eastAsia="zh-CN"/>
        </w:rPr>
        <w:t>Nature Machine Intelligence</w:t>
      </w:r>
      <w:r w:rsidRPr="00220FD8">
        <w:rPr>
          <w:lang w:val="en-US" w:eastAsia="zh-CN"/>
        </w:rPr>
        <w:t xml:space="preserve">, </w:t>
      </w:r>
      <w:r w:rsidRPr="00220FD8">
        <w:rPr>
          <w:i/>
          <w:iCs/>
          <w:lang w:val="en-US" w:eastAsia="zh-CN"/>
        </w:rPr>
        <w:t>5</w:t>
      </w:r>
      <w:r w:rsidRPr="00220FD8">
        <w:rPr>
          <w:lang w:val="en-US" w:eastAsia="zh-CN"/>
        </w:rPr>
        <w:t>(1), 46–57. https://doi.org/10.1038/s42256-022-00593-2</w:t>
      </w:r>
    </w:p>
    <w:p w14:paraId="2B3EE818" w14:textId="77777777" w:rsidR="00220FD8" w:rsidRPr="00220FD8" w:rsidRDefault="00220FD8" w:rsidP="00220FD8">
      <w:pPr>
        <w:pStyle w:val="Bibliography"/>
        <w:rPr>
          <w:lang w:val="en-US" w:eastAsia="zh-CN"/>
        </w:rPr>
      </w:pPr>
      <w:proofErr w:type="spellStart"/>
      <w:r w:rsidRPr="00220FD8">
        <w:rPr>
          <w:lang w:val="en-US" w:eastAsia="zh-CN"/>
        </w:rPr>
        <w:t>Shiiku</w:t>
      </w:r>
      <w:proofErr w:type="spellEnd"/>
      <w:r w:rsidRPr="00220FD8">
        <w:rPr>
          <w:lang w:val="en-US" w:eastAsia="zh-CN"/>
        </w:rPr>
        <w:t xml:space="preserve">, S., </w:t>
      </w:r>
      <w:proofErr w:type="spellStart"/>
      <w:r w:rsidRPr="00220FD8">
        <w:rPr>
          <w:lang w:val="en-US" w:eastAsia="zh-CN"/>
        </w:rPr>
        <w:t>Marjieh</w:t>
      </w:r>
      <w:proofErr w:type="spellEnd"/>
      <w:r w:rsidRPr="00220FD8">
        <w:rPr>
          <w:lang w:val="en-US" w:eastAsia="zh-CN"/>
        </w:rPr>
        <w:t xml:space="preserve">, R., Anglada-Tort, M., &amp; Jacoby, N. (2025). </w:t>
      </w:r>
      <w:r w:rsidRPr="00220FD8">
        <w:rPr>
          <w:i/>
          <w:iCs/>
          <w:lang w:val="en-US" w:eastAsia="zh-CN"/>
        </w:rPr>
        <w:t>The dynamics of collective creativity in human-AI hybrid societies</w:t>
      </w:r>
      <w:r w:rsidRPr="00220FD8">
        <w:rPr>
          <w:lang w:val="en-US" w:eastAsia="zh-CN"/>
        </w:rPr>
        <w:t xml:space="preserve"> (No. arXiv:2502.17962). </w:t>
      </w:r>
      <w:proofErr w:type="spellStart"/>
      <w:r w:rsidRPr="00220FD8">
        <w:rPr>
          <w:lang w:val="en-US" w:eastAsia="zh-CN"/>
        </w:rPr>
        <w:t>arXiv</w:t>
      </w:r>
      <w:proofErr w:type="spellEnd"/>
      <w:r w:rsidRPr="00220FD8">
        <w:rPr>
          <w:lang w:val="en-US" w:eastAsia="zh-CN"/>
        </w:rPr>
        <w:t>. https://doi.org/10.48550/arXiv.2502.17962</w:t>
      </w:r>
    </w:p>
    <w:p w14:paraId="275A98EB" w14:textId="77777777" w:rsidR="00220FD8" w:rsidRPr="00220FD8" w:rsidRDefault="00220FD8" w:rsidP="00220FD8">
      <w:pPr>
        <w:pStyle w:val="Bibliography"/>
        <w:rPr>
          <w:lang w:val="en-US" w:eastAsia="zh-CN"/>
        </w:rPr>
      </w:pPr>
      <w:r w:rsidRPr="00220FD8">
        <w:rPr>
          <w:lang w:val="en-US" w:eastAsia="zh-CN"/>
        </w:rPr>
        <w:t xml:space="preserve">Smaldino, P. E., Moser, C., Pérez Velilla, A., &amp; Werling, M. (2024). Maintaining transient diversity is a general principle for improving collective problem solving. </w:t>
      </w:r>
      <w:r w:rsidRPr="00220FD8">
        <w:rPr>
          <w:i/>
          <w:iCs/>
          <w:lang w:val="en-US" w:eastAsia="zh-CN"/>
        </w:rPr>
        <w:t>Perspectives on Psychological Science</w:t>
      </w:r>
      <w:r w:rsidRPr="00220FD8">
        <w:rPr>
          <w:lang w:val="en-US" w:eastAsia="zh-CN"/>
        </w:rPr>
        <w:t xml:space="preserve">, </w:t>
      </w:r>
      <w:r w:rsidRPr="00220FD8">
        <w:rPr>
          <w:i/>
          <w:iCs/>
          <w:lang w:val="en-US" w:eastAsia="zh-CN"/>
        </w:rPr>
        <w:t>19</w:t>
      </w:r>
      <w:r w:rsidRPr="00220FD8">
        <w:rPr>
          <w:lang w:val="en-US" w:eastAsia="zh-CN"/>
        </w:rPr>
        <w:t>(2), 454–464. https://doi.org/10.1177/17456916231180100</w:t>
      </w:r>
    </w:p>
    <w:p w14:paraId="59A92BB0" w14:textId="77777777" w:rsidR="00220FD8" w:rsidRPr="00220FD8" w:rsidRDefault="00220FD8" w:rsidP="00220FD8">
      <w:pPr>
        <w:pStyle w:val="Bibliography"/>
        <w:rPr>
          <w:lang w:val="en-US" w:eastAsia="zh-CN"/>
        </w:rPr>
      </w:pPr>
      <w:r w:rsidRPr="00220FD8">
        <w:rPr>
          <w:lang w:val="en-US" w:eastAsia="zh-CN"/>
        </w:rPr>
        <w:t xml:space="preserve">Smith, M. G., Bradbury, T. N., &amp; Karney, B. R. (2025). Can generative AI chatbots emulate human connection? A relationship science perspective. </w:t>
      </w:r>
      <w:r w:rsidRPr="00220FD8">
        <w:rPr>
          <w:i/>
          <w:iCs/>
          <w:lang w:val="en-US" w:eastAsia="zh-CN"/>
        </w:rPr>
        <w:t>Perspectives on Psychological Science</w:t>
      </w:r>
      <w:r w:rsidRPr="00220FD8">
        <w:rPr>
          <w:lang w:val="en-US" w:eastAsia="zh-CN"/>
        </w:rPr>
        <w:t>, 17456916251351306. https://doi.org/10.1177/17456916251351306</w:t>
      </w:r>
    </w:p>
    <w:p w14:paraId="49FDE13E" w14:textId="77777777" w:rsidR="00220FD8" w:rsidRPr="00220FD8" w:rsidRDefault="00220FD8" w:rsidP="00220FD8">
      <w:pPr>
        <w:pStyle w:val="Bibliography"/>
        <w:rPr>
          <w:lang w:val="en-US" w:eastAsia="zh-CN"/>
        </w:rPr>
      </w:pPr>
      <w:r w:rsidRPr="00220FD8">
        <w:rPr>
          <w:lang w:val="en-US" w:eastAsia="zh-CN"/>
        </w:rPr>
        <w:t xml:space="preserve">Stewart, K. J. (2003). Trust Transfer on the World Wide Web. </w:t>
      </w:r>
      <w:r w:rsidRPr="00220FD8">
        <w:rPr>
          <w:i/>
          <w:iCs/>
          <w:lang w:val="en-US" w:eastAsia="zh-CN"/>
        </w:rPr>
        <w:t>Organization Science</w:t>
      </w:r>
      <w:r w:rsidRPr="00220FD8">
        <w:rPr>
          <w:lang w:val="en-US" w:eastAsia="zh-CN"/>
        </w:rPr>
        <w:t xml:space="preserve">, </w:t>
      </w:r>
      <w:r w:rsidRPr="00220FD8">
        <w:rPr>
          <w:i/>
          <w:iCs/>
          <w:lang w:val="en-US" w:eastAsia="zh-CN"/>
        </w:rPr>
        <w:t>14</w:t>
      </w:r>
      <w:r w:rsidRPr="00220FD8">
        <w:rPr>
          <w:lang w:val="en-US" w:eastAsia="zh-CN"/>
        </w:rPr>
        <w:t>(1), 5–17. https://doi.org/10.1287/orsc.14.1.5.12810</w:t>
      </w:r>
    </w:p>
    <w:p w14:paraId="2BB6ED5A" w14:textId="77777777" w:rsidR="00220FD8" w:rsidRPr="00220FD8" w:rsidRDefault="00220FD8" w:rsidP="00220FD8">
      <w:pPr>
        <w:pStyle w:val="Bibliography"/>
        <w:rPr>
          <w:lang w:val="en-US" w:eastAsia="zh-CN"/>
        </w:rPr>
      </w:pPr>
      <w:r w:rsidRPr="00220FD8">
        <w:rPr>
          <w:lang w:val="en-US" w:eastAsia="zh-CN"/>
        </w:rPr>
        <w:t xml:space="preserve">Sucholutsky, I., Collins, K. M., Jacoby, N., Thompson, B. D., &amp; Hawkins, R. D. (2025). Using LLMs to advance the cognitive science of collectives. </w:t>
      </w:r>
      <w:r w:rsidRPr="00220FD8">
        <w:rPr>
          <w:i/>
          <w:iCs/>
          <w:lang w:val="en-US" w:eastAsia="zh-CN"/>
        </w:rPr>
        <w:t>Nature Computational Science</w:t>
      </w:r>
      <w:r w:rsidRPr="00220FD8">
        <w:rPr>
          <w:lang w:val="en-US" w:eastAsia="zh-CN"/>
        </w:rPr>
        <w:t xml:space="preserve">, </w:t>
      </w:r>
      <w:r w:rsidRPr="00220FD8">
        <w:rPr>
          <w:i/>
          <w:iCs/>
          <w:lang w:val="en-US" w:eastAsia="zh-CN"/>
        </w:rPr>
        <w:t>5</w:t>
      </w:r>
      <w:r w:rsidRPr="00220FD8">
        <w:rPr>
          <w:lang w:val="en-US" w:eastAsia="zh-CN"/>
        </w:rPr>
        <w:t>(9), 704–707. https://doi.org/10.1038/s43588-025-00848-z</w:t>
      </w:r>
    </w:p>
    <w:p w14:paraId="23BC69C4" w14:textId="77777777" w:rsidR="00220FD8" w:rsidRPr="00220FD8" w:rsidRDefault="00220FD8" w:rsidP="00220FD8">
      <w:pPr>
        <w:pStyle w:val="Bibliography"/>
        <w:rPr>
          <w:lang w:val="en-US" w:eastAsia="zh-CN"/>
        </w:rPr>
      </w:pPr>
      <w:r w:rsidRPr="00220FD8">
        <w:rPr>
          <w:lang w:val="en-US" w:eastAsia="zh-CN"/>
        </w:rPr>
        <w:t xml:space="preserve">Tessler, M. H., Bakker, M. A., Jarrett, D., Sheahan, H., Chadwick, M. J., Koster, R., Evans, G., Campbell-Gillingham, L., Collins, T., Parkes, D. C., </w:t>
      </w:r>
      <w:proofErr w:type="spellStart"/>
      <w:r w:rsidRPr="00220FD8">
        <w:rPr>
          <w:lang w:val="en-US" w:eastAsia="zh-CN"/>
        </w:rPr>
        <w:t>Botvinick</w:t>
      </w:r>
      <w:proofErr w:type="spellEnd"/>
      <w:r w:rsidRPr="00220FD8">
        <w:rPr>
          <w:lang w:val="en-US" w:eastAsia="zh-CN"/>
        </w:rPr>
        <w:t xml:space="preserve">, M., &amp; Summerfield, C. </w:t>
      </w:r>
      <w:r w:rsidRPr="00220FD8">
        <w:rPr>
          <w:lang w:val="en-US" w:eastAsia="zh-CN"/>
        </w:rPr>
        <w:lastRenderedPageBreak/>
        <w:t xml:space="preserve">(2024). AI can help humans find common ground in democratic deliberation. </w:t>
      </w:r>
      <w:r w:rsidRPr="00220FD8">
        <w:rPr>
          <w:i/>
          <w:iCs/>
          <w:lang w:val="en-US" w:eastAsia="zh-CN"/>
        </w:rPr>
        <w:t>Science</w:t>
      </w:r>
      <w:r w:rsidRPr="00220FD8">
        <w:rPr>
          <w:lang w:val="en-US" w:eastAsia="zh-CN"/>
        </w:rPr>
        <w:t xml:space="preserve">, </w:t>
      </w:r>
      <w:r w:rsidRPr="00220FD8">
        <w:rPr>
          <w:i/>
          <w:iCs/>
          <w:lang w:val="en-US" w:eastAsia="zh-CN"/>
        </w:rPr>
        <w:t>386</w:t>
      </w:r>
      <w:r w:rsidRPr="00220FD8">
        <w:rPr>
          <w:lang w:val="en-US" w:eastAsia="zh-CN"/>
        </w:rPr>
        <w:t>(6719), eadq2852. https://doi.org/10.1126/science.adq2852</w:t>
      </w:r>
    </w:p>
    <w:p w14:paraId="0E325667" w14:textId="77777777" w:rsidR="00220FD8" w:rsidRPr="00220FD8" w:rsidRDefault="00220FD8" w:rsidP="00220FD8">
      <w:pPr>
        <w:pStyle w:val="Bibliography"/>
        <w:rPr>
          <w:lang w:val="en-US" w:eastAsia="zh-CN"/>
        </w:rPr>
      </w:pPr>
      <w:r w:rsidRPr="00220FD8">
        <w:rPr>
          <w:lang w:val="en-US" w:eastAsia="zh-CN"/>
        </w:rPr>
        <w:t xml:space="preserve">Toubia, O., Gui, G. Z., Peng, T., Merlau, D. J., Li, A., &amp; Chen, H. (2025). Database Report: Twin-2K-500: A Data Set for Building Digital Twins of over 2,000 People Based on Their Answers to over 500 Questions. </w:t>
      </w:r>
      <w:r w:rsidRPr="00220FD8">
        <w:rPr>
          <w:i/>
          <w:iCs/>
          <w:lang w:val="en-US" w:eastAsia="zh-CN"/>
        </w:rPr>
        <w:t>Marketing Science</w:t>
      </w:r>
      <w:r w:rsidRPr="00220FD8">
        <w:rPr>
          <w:lang w:val="en-US" w:eastAsia="zh-CN"/>
        </w:rPr>
        <w:t>. https://doi.org/10.1287/mksc.2025.0262</w:t>
      </w:r>
    </w:p>
    <w:p w14:paraId="3C296ADC" w14:textId="77777777" w:rsidR="00220FD8" w:rsidRPr="00220FD8" w:rsidRDefault="00220FD8" w:rsidP="00220FD8">
      <w:pPr>
        <w:pStyle w:val="Bibliography"/>
        <w:rPr>
          <w:lang w:val="en-US" w:eastAsia="zh-CN"/>
        </w:rPr>
      </w:pPr>
      <w:r w:rsidRPr="00220FD8">
        <w:rPr>
          <w:lang w:val="en-US" w:eastAsia="zh-CN"/>
        </w:rPr>
        <w:t xml:space="preserve">Tracey, T. J. G., Ryan, J. M., &amp; Jaschik-Herman, B. (2001). Complementarity of interpersonal circumplex traits. </w:t>
      </w:r>
      <w:r w:rsidRPr="00220FD8">
        <w:rPr>
          <w:i/>
          <w:iCs/>
          <w:lang w:val="en-US" w:eastAsia="zh-CN"/>
        </w:rPr>
        <w:t>Personality and Social Psychology Bulletin</w:t>
      </w:r>
      <w:r w:rsidRPr="00220FD8">
        <w:rPr>
          <w:lang w:val="en-US" w:eastAsia="zh-CN"/>
        </w:rPr>
        <w:t xml:space="preserve">, </w:t>
      </w:r>
      <w:r w:rsidRPr="00220FD8">
        <w:rPr>
          <w:i/>
          <w:iCs/>
          <w:lang w:val="en-US" w:eastAsia="zh-CN"/>
        </w:rPr>
        <w:t>27</w:t>
      </w:r>
      <w:r w:rsidRPr="00220FD8">
        <w:rPr>
          <w:lang w:val="en-US" w:eastAsia="zh-CN"/>
        </w:rPr>
        <w:t>(7), 786–797. https://doi.org/10.1177/0146167201277002</w:t>
      </w:r>
    </w:p>
    <w:p w14:paraId="1BF551AA" w14:textId="77777777" w:rsidR="00220FD8" w:rsidRPr="00220FD8" w:rsidRDefault="00220FD8" w:rsidP="00220FD8">
      <w:pPr>
        <w:pStyle w:val="Bibliography"/>
        <w:rPr>
          <w:lang w:val="en-US" w:eastAsia="zh-CN"/>
        </w:rPr>
      </w:pPr>
      <w:r w:rsidRPr="00220FD8">
        <w:rPr>
          <w:lang w:val="en-US" w:eastAsia="zh-CN"/>
        </w:rPr>
        <w:t xml:space="preserve">Tsvetkova, M., Yasseri, T., </w:t>
      </w:r>
      <w:proofErr w:type="spellStart"/>
      <w:r w:rsidRPr="00220FD8">
        <w:rPr>
          <w:lang w:val="en-US" w:eastAsia="zh-CN"/>
        </w:rPr>
        <w:t>Pescetelli</w:t>
      </w:r>
      <w:proofErr w:type="spellEnd"/>
      <w:r w:rsidRPr="00220FD8">
        <w:rPr>
          <w:lang w:val="en-US" w:eastAsia="zh-CN"/>
        </w:rPr>
        <w:t xml:space="preserve">, N., &amp; Werner, T. (2024). A new sociology of humans and machines. </w:t>
      </w:r>
      <w:r w:rsidRPr="00220FD8">
        <w:rPr>
          <w:i/>
          <w:iCs/>
          <w:lang w:val="en-US" w:eastAsia="zh-CN"/>
        </w:rPr>
        <w:t xml:space="preserve">Nature Human </w:t>
      </w:r>
      <w:proofErr w:type="spellStart"/>
      <w:r w:rsidRPr="00220FD8">
        <w:rPr>
          <w:i/>
          <w:iCs/>
          <w:lang w:val="en-US" w:eastAsia="zh-CN"/>
        </w:rPr>
        <w:t>Behaviour</w:t>
      </w:r>
      <w:proofErr w:type="spellEnd"/>
      <w:r w:rsidRPr="00220FD8">
        <w:rPr>
          <w:lang w:val="en-US" w:eastAsia="zh-CN"/>
        </w:rPr>
        <w:t xml:space="preserve">, </w:t>
      </w:r>
      <w:r w:rsidRPr="00220FD8">
        <w:rPr>
          <w:i/>
          <w:iCs/>
          <w:lang w:val="en-US" w:eastAsia="zh-CN"/>
        </w:rPr>
        <w:t>8</w:t>
      </w:r>
      <w:r w:rsidRPr="00220FD8">
        <w:rPr>
          <w:lang w:val="en-US" w:eastAsia="zh-CN"/>
        </w:rPr>
        <w:t>(10), 1864–1876. https://doi.org/10.1038/s41562-024-02001-8</w:t>
      </w:r>
    </w:p>
    <w:p w14:paraId="2D4AB522" w14:textId="77777777" w:rsidR="00220FD8" w:rsidRPr="00220FD8" w:rsidRDefault="00220FD8" w:rsidP="00220FD8">
      <w:pPr>
        <w:pStyle w:val="Bibliography"/>
        <w:rPr>
          <w:lang w:val="en-US" w:eastAsia="zh-CN"/>
        </w:rPr>
      </w:pPr>
      <w:r w:rsidRPr="00220FD8">
        <w:rPr>
          <w:lang w:val="en-US" w:eastAsia="zh-CN"/>
        </w:rPr>
        <w:t xml:space="preserve">Vesga, A., Van Leeuwen, N., &amp; </w:t>
      </w:r>
      <w:proofErr w:type="spellStart"/>
      <w:r w:rsidRPr="00220FD8">
        <w:rPr>
          <w:lang w:val="en-US" w:eastAsia="zh-CN"/>
        </w:rPr>
        <w:t>Lombrozo</w:t>
      </w:r>
      <w:proofErr w:type="spellEnd"/>
      <w:r w:rsidRPr="00220FD8">
        <w:rPr>
          <w:lang w:val="en-US" w:eastAsia="zh-CN"/>
        </w:rPr>
        <w:t xml:space="preserve">, T. (2025). Evidence for multiple kinds of belief in theory of mind. </w:t>
      </w:r>
      <w:r w:rsidRPr="00220FD8">
        <w:rPr>
          <w:i/>
          <w:iCs/>
          <w:lang w:val="en-US" w:eastAsia="zh-CN"/>
        </w:rPr>
        <w:t>Journal of Experimental Psychology: General</w:t>
      </w:r>
      <w:r w:rsidRPr="00220FD8">
        <w:rPr>
          <w:lang w:val="en-US" w:eastAsia="zh-CN"/>
        </w:rPr>
        <w:t>. https://doi.org/10.1037/xge0001765</w:t>
      </w:r>
    </w:p>
    <w:p w14:paraId="2613B30B" w14:textId="77777777" w:rsidR="00220FD8" w:rsidRPr="00220FD8" w:rsidRDefault="00220FD8" w:rsidP="00220FD8">
      <w:pPr>
        <w:pStyle w:val="Bibliography"/>
        <w:rPr>
          <w:lang w:val="en-US" w:eastAsia="zh-CN"/>
        </w:rPr>
      </w:pPr>
      <w:r w:rsidRPr="00220FD8">
        <w:rPr>
          <w:lang w:val="en-US" w:eastAsia="zh-CN"/>
        </w:rPr>
        <w:t xml:space="preserve">Williams, D. (2021). Socially adaptive belief. </w:t>
      </w:r>
      <w:r w:rsidRPr="00220FD8">
        <w:rPr>
          <w:i/>
          <w:iCs/>
          <w:lang w:val="en-US" w:eastAsia="zh-CN"/>
        </w:rPr>
        <w:t>Mind &amp; Language</w:t>
      </w:r>
      <w:r w:rsidRPr="00220FD8">
        <w:rPr>
          <w:lang w:val="en-US" w:eastAsia="zh-CN"/>
        </w:rPr>
        <w:t xml:space="preserve">, </w:t>
      </w:r>
      <w:r w:rsidRPr="00220FD8">
        <w:rPr>
          <w:i/>
          <w:iCs/>
          <w:lang w:val="en-US" w:eastAsia="zh-CN"/>
        </w:rPr>
        <w:t>36</w:t>
      </w:r>
      <w:r w:rsidRPr="00220FD8">
        <w:rPr>
          <w:lang w:val="en-US" w:eastAsia="zh-CN"/>
        </w:rPr>
        <w:t>(3), 333–354. https://doi.org/10.1111/mila.12294</w:t>
      </w:r>
    </w:p>
    <w:p w14:paraId="5CC870BB" w14:textId="77777777" w:rsidR="00220FD8" w:rsidRPr="00220FD8" w:rsidRDefault="00220FD8" w:rsidP="00220FD8">
      <w:pPr>
        <w:pStyle w:val="Bibliography"/>
        <w:rPr>
          <w:lang w:val="en-US" w:eastAsia="zh-CN"/>
        </w:rPr>
      </w:pPr>
      <w:r w:rsidRPr="00220FD8">
        <w:rPr>
          <w:lang w:val="en-US" w:eastAsia="zh-CN"/>
        </w:rPr>
        <w:t xml:space="preserve">Wilson, D. S., Hayes, S. C., </w:t>
      </w:r>
      <w:proofErr w:type="spellStart"/>
      <w:r w:rsidRPr="00220FD8">
        <w:rPr>
          <w:lang w:val="en-US" w:eastAsia="zh-CN"/>
        </w:rPr>
        <w:t>Biglan</w:t>
      </w:r>
      <w:proofErr w:type="spellEnd"/>
      <w:r w:rsidRPr="00220FD8">
        <w:rPr>
          <w:lang w:val="en-US" w:eastAsia="zh-CN"/>
        </w:rPr>
        <w:t xml:space="preserve">, A., &amp; Embry, D. D. (2014). Evolving the future: Toward a science of intentional change. </w:t>
      </w:r>
      <w:r w:rsidRPr="00220FD8">
        <w:rPr>
          <w:i/>
          <w:iCs/>
          <w:lang w:val="en-US" w:eastAsia="zh-CN"/>
        </w:rPr>
        <w:t>Behavioral and Brain Sciences</w:t>
      </w:r>
      <w:r w:rsidRPr="00220FD8">
        <w:rPr>
          <w:lang w:val="en-US" w:eastAsia="zh-CN"/>
        </w:rPr>
        <w:t xml:space="preserve">, </w:t>
      </w:r>
      <w:r w:rsidRPr="00220FD8">
        <w:rPr>
          <w:i/>
          <w:iCs/>
          <w:lang w:val="en-US" w:eastAsia="zh-CN"/>
        </w:rPr>
        <w:t>37</w:t>
      </w:r>
      <w:r w:rsidRPr="00220FD8">
        <w:rPr>
          <w:lang w:val="en-US" w:eastAsia="zh-CN"/>
        </w:rPr>
        <w:t>(4), 395–416. https://doi.org/10.1017/S0140525X13001593</w:t>
      </w:r>
    </w:p>
    <w:p w14:paraId="10999792" w14:textId="77777777" w:rsidR="00220FD8" w:rsidRPr="00220FD8" w:rsidRDefault="00220FD8" w:rsidP="00220FD8">
      <w:pPr>
        <w:pStyle w:val="Bibliography"/>
        <w:rPr>
          <w:lang w:val="en-US" w:eastAsia="zh-CN"/>
        </w:rPr>
      </w:pPr>
      <w:r w:rsidRPr="00220FD8">
        <w:rPr>
          <w:lang w:val="en-US" w:eastAsia="zh-CN"/>
        </w:rPr>
        <w:t xml:space="preserve">Yang, C. (Liu), Bauer, K., Li, X., &amp; Hinz, O. (2025). My Advisor, Her AI, and Me: Evidence from a Field Experiment on Human–AI Collaboration and Investment Decisions. </w:t>
      </w:r>
      <w:r w:rsidRPr="00220FD8">
        <w:rPr>
          <w:i/>
          <w:iCs/>
          <w:lang w:val="en-US" w:eastAsia="zh-CN"/>
        </w:rPr>
        <w:t>Management Science</w:t>
      </w:r>
      <w:r w:rsidRPr="00220FD8">
        <w:rPr>
          <w:lang w:val="en-US" w:eastAsia="zh-CN"/>
        </w:rPr>
        <w:t>. https://doi.org/10.1287/mnsc.2022.03918</w:t>
      </w:r>
    </w:p>
    <w:p w14:paraId="6F586326" w14:textId="77777777" w:rsidR="00220FD8" w:rsidRPr="00220FD8" w:rsidRDefault="00220FD8" w:rsidP="00220FD8">
      <w:pPr>
        <w:pStyle w:val="Bibliography"/>
        <w:rPr>
          <w:lang w:val="en-US" w:eastAsia="zh-CN"/>
        </w:rPr>
      </w:pPr>
      <w:r w:rsidRPr="00220FD8">
        <w:rPr>
          <w:lang w:val="en-US" w:eastAsia="zh-CN"/>
        </w:rPr>
        <w:t xml:space="preserve">Yang, J., Zhang, M., Jin, Y., Chen, H., Wen, Q., Lin, L., He, Y., Xu, W., Evans, J., &amp; Wang, J. (2025). </w:t>
      </w:r>
      <w:r w:rsidRPr="00220FD8">
        <w:rPr>
          <w:i/>
          <w:iCs/>
          <w:lang w:val="en-US" w:eastAsia="zh-CN"/>
        </w:rPr>
        <w:t>Topological structure learning should be a research priority for LLM-based multi-agent systems</w:t>
      </w:r>
      <w:r w:rsidRPr="00220FD8">
        <w:rPr>
          <w:lang w:val="en-US" w:eastAsia="zh-CN"/>
        </w:rPr>
        <w:t xml:space="preserve"> (No. arXiv:2505.22467). </w:t>
      </w:r>
      <w:proofErr w:type="spellStart"/>
      <w:r w:rsidRPr="00220FD8">
        <w:rPr>
          <w:lang w:val="en-US" w:eastAsia="zh-CN"/>
        </w:rPr>
        <w:t>arXiv</w:t>
      </w:r>
      <w:proofErr w:type="spellEnd"/>
      <w:r w:rsidRPr="00220FD8">
        <w:rPr>
          <w:lang w:val="en-US" w:eastAsia="zh-CN"/>
        </w:rPr>
        <w:t>. https://doi.org/10.48550/arXiv.2505.22467</w:t>
      </w:r>
    </w:p>
    <w:p w14:paraId="2CE0A1F7" w14:textId="77777777" w:rsidR="00220FD8" w:rsidRPr="00220FD8" w:rsidRDefault="00220FD8" w:rsidP="00220FD8">
      <w:pPr>
        <w:pStyle w:val="Bibliography"/>
        <w:rPr>
          <w:lang w:val="en-US" w:eastAsia="zh-CN"/>
        </w:rPr>
      </w:pPr>
      <w:r w:rsidRPr="00220FD8">
        <w:rPr>
          <w:lang w:val="en-US" w:eastAsia="zh-CN"/>
        </w:rPr>
        <w:lastRenderedPageBreak/>
        <w:t xml:space="preserve">Zhang, Y., Zhao, D., Hancock, J. T., Kraut, R., &amp; Yang, D. (2025). </w:t>
      </w:r>
      <w:r w:rsidRPr="00220FD8">
        <w:rPr>
          <w:i/>
          <w:iCs/>
          <w:lang w:val="en-US" w:eastAsia="zh-CN"/>
        </w:rPr>
        <w:t>The rise of AI companions: How human-chatbot relationships influence well-being</w:t>
      </w:r>
      <w:r w:rsidRPr="00220FD8">
        <w:rPr>
          <w:lang w:val="en-US" w:eastAsia="zh-CN"/>
        </w:rPr>
        <w:t xml:space="preserve"> (No. arXiv:2506.12605). </w:t>
      </w:r>
      <w:proofErr w:type="spellStart"/>
      <w:r w:rsidRPr="00220FD8">
        <w:rPr>
          <w:lang w:val="en-US" w:eastAsia="zh-CN"/>
        </w:rPr>
        <w:t>arXiv</w:t>
      </w:r>
      <w:proofErr w:type="spellEnd"/>
      <w:r w:rsidRPr="00220FD8">
        <w:rPr>
          <w:lang w:val="en-US" w:eastAsia="zh-CN"/>
        </w:rPr>
        <w:t>. https://doi.org/10.48550/arXiv.2506.12605</w:t>
      </w:r>
    </w:p>
    <w:p w14:paraId="71576A56" w14:textId="40B24FA1" w:rsidR="008C3316" w:rsidRPr="00403717" w:rsidRDefault="00297C5A" w:rsidP="00220FD8">
      <w:pPr>
        <w:pStyle w:val="Bibliography"/>
        <w:rPr>
          <w:rFonts w:hint="eastAsia"/>
          <w:color w:val="000000" w:themeColor="text1"/>
          <w:lang w:eastAsia="zh-CN"/>
        </w:rPr>
      </w:pPr>
      <w:r w:rsidRPr="00403717">
        <w:rPr>
          <w:color w:val="000000" w:themeColor="text1"/>
        </w:rPr>
        <w:fldChar w:fldCharType="end"/>
      </w:r>
    </w:p>
    <w:sectPr w:rsidR="008C3316" w:rsidRPr="004037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Joshua Jackson" w:date="2025-10-13T10:55:00Z" w:initials="JJ">
    <w:p w14:paraId="3FEA224A" w14:textId="77777777" w:rsidR="00297C5A" w:rsidRDefault="00297C5A" w:rsidP="00297C5A">
      <w:r>
        <w:rPr>
          <w:rStyle w:val="CommentReference"/>
        </w:rPr>
        <w:annotationRef/>
      </w:r>
      <w:r>
        <w:rPr>
          <w:sz w:val="20"/>
          <w:szCs w:val="20"/>
        </w:rPr>
        <w:t xml:space="preserve">The value of the approach needs to be clearer early on. Rather than talking about the Farrell paper and the abstract role of AI, I would foreground the kinds of problems that you are going to solve with this approach. Then you can talk about the role of AI in society after you have explained what your approach is going to do. </w:t>
      </w:r>
    </w:p>
  </w:comment>
  <w:comment w:id="15" w:author="Liu, Yuanze" w:date="2025-10-21T22:38:00Z" w:initials="LY">
    <w:p w14:paraId="1432482D" w14:textId="77777777" w:rsidR="00297C5A" w:rsidRDefault="00297C5A" w:rsidP="00297C5A">
      <w:pPr>
        <w:rPr>
          <w:sz w:val="20"/>
          <w:szCs w:val="20"/>
          <w:lang w:val="en-US"/>
        </w:rPr>
      </w:pPr>
      <w:r>
        <w:rPr>
          <w:rStyle w:val="CommentReference"/>
        </w:rPr>
        <w:annotationRef/>
      </w:r>
      <w:r>
        <w:rPr>
          <w:sz w:val="20"/>
          <w:szCs w:val="20"/>
          <w:lang w:val="en-US"/>
        </w:rPr>
        <w:t>As powerful as they are, we should always keep in mind that when delegating these roles to AI agents, that we use AI agents when they really have advantages over other alternative plans. For example, algorithms (AI-powered or not), like recommender systems, can also analyze social networks and match people together, what can AI agents add on to it?</w:t>
      </w:r>
    </w:p>
    <w:p w14:paraId="6807B146" w14:textId="77777777" w:rsidR="00297C5A" w:rsidRDefault="00297C5A" w:rsidP="00297C5A">
      <w:pPr>
        <w:rPr>
          <w:sz w:val="20"/>
          <w:szCs w:val="20"/>
          <w:lang w:val="en-US"/>
        </w:rPr>
      </w:pPr>
    </w:p>
    <w:p w14:paraId="0A28BCD9" w14:textId="77777777" w:rsidR="00297C5A" w:rsidRDefault="00297C5A" w:rsidP="00297C5A">
      <w:r>
        <w:rPr>
          <w:sz w:val="20"/>
          <w:szCs w:val="20"/>
          <w:lang w:val="en-US"/>
        </w:rPr>
        <w:t>I think AI agents have two unique advantages: 1. LLM-based AIs are very good at information processing and transformation; 2. they are also very human-like in terms of building affective bonding.</w:t>
      </w:r>
    </w:p>
  </w:comment>
  <w:comment w:id="22" w:author="Joshua Jackson" w:date="2025-10-13T10:47:00Z" w:initials="JJ">
    <w:p w14:paraId="57E19251" w14:textId="77777777" w:rsidR="00297C5A" w:rsidRDefault="00297C5A" w:rsidP="00297C5A">
      <w:r>
        <w:rPr>
          <w:rStyle w:val="CommentReference"/>
        </w:rPr>
        <w:annotationRef/>
      </w:r>
      <w:r>
        <w:rPr>
          <w:sz w:val="20"/>
          <w:szCs w:val="20"/>
        </w:rPr>
        <w:t>What are the "two case studies"? Are they the two experiments? You only mention one here</w:t>
      </w:r>
    </w:p>
  </w:comment>
  <w:comment w:id="23" w:author="Liu, Yuanze" w:date="2025-10-19T21:24:00Z" w:initials="LY">
    <w:p w14:paraId="03B72431" w14:textId="77777777" w:rsidR="00297C5A" w:rsidRDefault="00297C5A" w:rsidP="00297C5A">
      <w:r>
        <w:rPr>
          <w:rStyle w:val="CommentReference"/>
        </w:rPr>
        <w:annotationRef/>
      </w:r>
      <w:r>
        <w:rPr>
          <w:sz w:val="20"/>
          <w:szCs w:val="20"/>
        </w:rPr>
        <w:t>I added another one here now.</w:t>
      </w:r>
    </w:p>
  </w:comment>
  <w:comment w:id="24" w:author="Joshua Jackson" w:date="2025-10-12T18:57:00Z" w:initials="JJ">
    <w:p w14:paraId="23F41B75" w14:textId="77777777" w:rsidR="00297C5A" w:rsidRDefault="00297C5A" w:rsidP="00297C5A">
      <w:r>
        <w:rPr>
          <w:rStyle w:val="CommentReference"/>
        </w:rPr>
        <w:annotationRef/>
      </w:r>
      <w:r>
        <w:rPr>
          <w:sz w:val="20"/>
          <w:szCs w:val="20"/>
        </w:rPr>
        <w:t xml:space="preserve">What does "real-world" mean here? Like creating pen pal relationships? Or meeting up in the person? </w:t>
      </w:r>
    </w:p>
    <w:p w14:paraId="66CE1F0F" w14:textId="77777777" w:rsidR="00297C5A" w:rsidRDefault="00297C5A" w:rsidP="00297C5A"/>
    <w:p w14:paraId="0C8A6E33" w14:textId="77777777" w:rsidR="00297C5A" w:rsidRDefault="00297C5A" w:rsidP="00297C5A">
      <w:pPr>
        <w:rPr>
          <w:lang w:val="en-US" w:eastAsia="zh-CN"/>
        </w:rPr>
      </w:pPr>
      <w:r>
        <w:rPr>
          <w:sz w:val="20"/>
          <w:szCs w:val="20"/>
        </w:rPr>
        <w:t xml:space="preserve">If the latter, are you only going to select people who live in the same area? </w:t>
      </w:r>
    </w:p>
  </w:comment>
  <w:comment w:id="25" w:author="Liu, Yuanze" w:date="2025-10-12T21:58:00Z" w:initials="LY">
    <w:p w14:paraId="35B255A6" w14:textId="77777777" w:rsidR="00297C5A" w:rsidRDefault="00297C5A" w:rsidP="00297C5A">
      <w:r>
        <w:rPr>
          <w:rStyle w:val="CommentReference"/>
        </w:rPr>
        <w:annotationRef/>
      </w:r>
      <w:r>
        <w:rPr>
          <w:sz w:val="20"/>
          <w:szCs w:val="20"/>
        </w:rPr>
        <w:t>I modified the focal question to test here</w:t>
      </w:r>
    </w:p>
  </w:comment>
  <w:comment w:id="30" w:author="Liu, Yuanze" w:date="2025-10-20T21:33:00Z" w:initials="LY">
    <w:p w14:paraId="158C80D9" w14:textId="77777777" w:rsidR="00297C5A" w:rsidRDefault="00297C5A" w:rsidP="00297C5A">
      <w:r>
        <w:rPr>
          <w:rStyle w:val="CommentReference"/>
        </w:rPr>
        <w:annotationRef/>
      </w:r>
      <w:r>
        <w:rPr>
          <w:sz w:val="20"/>
          <w:szCs w:val="20"/>
        </w:rPr>
        <w:t>we will use these theories more in Study 2</w:t>
      </w:r>
    </w:p>
  </w:comment>
  <w:comment w:id="32" w:author="Joshua Jackson" w:date="2025-10-12T19:01:00Z" w:initials="JJ">
    <w:p w14:paraId="4A37B982" w14:textId="77777777" w:rsidR="00297C5A" w:rsidRDefault="00297C5A" w:rsidP="00297C5A">
      <w:pPr>
        <w:rPr>
          <w:lang w:val="en-US" w:eastAsia="zh-CN"/>
        </w:rPr>
      </w:pPr>
      <w:r>
        <w:rPr>
          <w:rStyle w:val="CommentReference"/>
        </w:rPr>
        <w:annotationRef/>
      </w:r>
      <w:r>
        <w:rPr>
          <w:sz w:val="20"/>
          <w:szCs w:val="20"/>
        </w:rPr>
        <w:t xml:space="preserve">I don't expect people will be anxious to talk to each other in an online scenario. Having the AI present without saying anything seems kind of awkward to me. Imagine going on a first date, and there is a robot standing there watching you the whole time?  </w:t>
      </w:r>
    </w:p>
  </w:comment>
  <w:comment w:id="33" w:author="Liu, Yuanze" w:date="2025-10-12T22:03:00Z" w:initials="LY">
    <w:p w14:paraId="56D47E4D" w14:textId="77777777" w:rsidR="00297C5A" w:rsidRDefault="00297C5A" w:rsidP="00297C5A">
      <w:r>
        <w:rPr>
          <w:rStyle w:val="CommentReference"/>
        </w:rPr>
        <w:annotationRef/>
      </w:r>
      <w:r>
        <w:rPr>
          <w:sz w:val="20"/>
          <w:szCs w:val="20"/>
        </w:rPr>
        <w:t>AIs will say things, they are like matchmakers who set up the date, if using your scenario. See study design for details of rules of intervention.</w:t>
      </w:r>
    </w:p>
  </w:comment>
  <w:comment w:id="34" w:author="Joshua Jackson" w:date="2025-10-13T10:48:00Z" w:initials="JJ">
    <w:p w14:paraId="30FE3427" w14:textId="77777777" w:rsidR="00297C5A" w:rsidRDefault="00297C5A" w:rsidP="00297C5A">
      <w:r>
        <w:rPr>
          <w:rStyle w:val="CommentReference"/>
        </w:rPr>
        <w:annotationRef/>
      </w:r>
      <w:r>
        <w:rPr>
          <w:sz w:val="20"/>
          <w:szCs w:val="20"/>
        </w:rPr>
        <w:t xml:space="preserve">My general point is that the idea of an AI companion "present the whole time to reduce anxiety" sounds strange here. So I would reword this. </w:t>
      </w:r>
    </w:p>
  </w:comment>
  <w:comment w:id="35" w:author="Liu, Yuanze" w:date="2025-10-20T21:34:00Z" w:initials="LY">
    <w:p w14:paraId="23239064" w14:textId="77777777" w:rsidR="00297C5A" w:rsidRDefault="00297C5A" w:rsidP="00297C5A">
      <w:r>
        <w:rPr>
          <w:rStyle w:val="CommentReference"/>
        </w:rPr>
        <w:annotationRef/>
      </w:r>
      <w:r>
        <w:rPr>
          <w:sz w:val="20"/>
          <w:szCs w:val="20"/>
        </w:rPr>
        <w:t>I reworded it to sometimg like "lightweight scaffolding" or "micro-coaching".</w:t>
      </w:r>
    </w:p>
  </w:comment>
  <w:comment w:id="36" w:author="Joshua Jackson" w:date="2025-10-12T19:02:00Z" w:initials="JJ">
    <w:p w14:paraId="2667061A" w14:textId="77777777" w:rsidR="00297C5A" w:rsidRDefault="00297C5A" w:rsidP="00297C5A">
      <w:r>
        <w:rPr>
          <w:rStyle w:val="CommentReference"/>
        </w:rPr>
        <w:annotationRef/>
      </w:r>
      <w:r>
        <w:rPr>
          <w:sz w:val="20"/>
          <w:szCs w:val="20"/>
        </w:rPr>
        <w:t>How is this different from just a person talking to an AI the whole time? Is there still an element of "customization" (people think the AI is being picked just for them?)</w:t>
      </w:r>
    </w:p>
  </w:comment>
  <w:comment w:id="37" w:author="Liu, Yuanze" w:date="2025-10-12T22:05:00Z" w:initials="LY">
    <w:p w14:paraId="5961C8A5" w14:textId="77777777" w:rsidR="00297C5A" w:rsidRDefault="00297C5A" w:rsidP="00297C5A">
      <w:r>
        <w:rPr>
          <w:rStyle w:val="CommentReference"/>
        </w:rPr>
        <w:annotationRef/>
      </w:r>
      <w:r>
        <w:rPr>
          <w:sz w:val="20"/>
          <w:szCs w:val="20"/>
        </w:rPr>
        <w:t>Yes, there will. We design it this way to make minimal manipulation, thus it will be comparable to our treatment #1.</w:t>
      </w:r>
    </w:p>
  </w:comment>
  <w:comment w:id="38" w:author="Joshua Jackson" w:date="2025-10-12T19:04:00Z" w:initials="JJ">
    <w:p w14:paraId="175B3A6F" w14:textId="77777777" w:rsidR="00297C5A" w:rsidRDefault="00297C5A" w:rsidP="00297C5A">
      <w:r>
        <w:rPr>
          <w:rStyle w:val="CommentReference"/>
        </w:rPr>
        <w:annotationRef/>
      </w:r>
      <w:r>
        <w:rPr>
          <w:sz w:val="20"/>
          <w:szCs w:val="20"/>
        </w:rPr>
        <w:t>For a "study 1", you could cut this condition. Four conditions is still a lot.</w:t>
      </w:r>
    </w:p>
  </w:comment>
  <w:comment w:id="39" w:author="Liu, Yuanze" w:date="2025-10-12T22:07:00Z" w:initials="LY">
    <w:p w14:paraId="21DD7BA8" w14:textId="77777777" w:rsidR="00297C5A" w:rsidRDefault="00297C5A" w:rsidP="00297C5A">
      <w:r>
        <w:rPr>
          <w:rStyle w:val="CommentReference"/>
        </w:rPr>
        <w:annotationRef/>
      </w:r>
      <w:r>
        <w:rPr>
          <w:sz w:val="20"/>
          <w:szCs w:val="20"/>
        </w:rPr>
        <w:t>I think it depends. If it's a one-study paper, then four conditions sound fine to me</w:t>
      </w:r>
    </w:p>
  </w:comment>
  <w:comment w:id="40" w:author="Joshua Jackson" w:date="2025-10-13T10:49:00Z" w:initials="JJ">
    <w:p w14:paraId="48DDB2DF" w14:textId="77777777" w:rsidR="00297C5A" w:rsidRDefault="00297C5A" w:rsidP="00297C5A">
      <w:r>
        <w:rPr>
          <w:rStyle w:val="CommentReference"/>
        </w:rPr>
        <w:annotationRef/>
      </w:r>
      <w:r>
        <w:rPr>
          <w:sz w:val="20"/>
          <w:szCs w:val="20"/>
        </w:rPr>
        <w:t xml:space="preserve">That's your choice, but I still think this condition doesn't add much value. </w:t>
      </w:r>
    </w:p>
  </w:comment>
  <w:comment w:id="41" w:author="Liu, Yuanze" w:date="2025-10-20T21:40:00Z" w:initials="LY">
    <w:p w14:paraId="7C2402DA" w14:textId="77777777" w:rsidR="00297C5A" w:rsidRDefault="00297C5A" w:rsidP="00297C5A">
      <w:r>
        <w:rPr>
          <w:rStyle w:val="CommentReference"/>
        </w:rPr>
        <w:annotationRef/>
      </w:r>
      <w:r>
        <w:rPr>
          <w:sz w:val="20"/>
          <w:szCs w:val="20"/>
        </w:rPr>
        <w:t>I think it help make a major point that differentiates AI brokers with algorithm: AI agents can not only match people toghther based on their background info, but also more "human-like", which can help scaffold socializing by reducing anxiety, increasing interpersonal trust, and providing nduges when necessary.</w:t>
      </w:r>
    </w:p>
  </w:comment>
  <w:comment w:id="42" w:author="Joshua Jackson" w:date="2025-10-12T19:04:00Z" w:initials="JJ">
    <w:p w14:paraId="0C8E7057" w14:textId="77777777" w:rsidR="00297C5A" w:rsidRDefault="00297C5A" w:rsidP="00297C5A">
      <w:r>
        <w:rPr>
          <w:rStyle w:val="CommentReference"/>
        </w:rPr>
        <w:annotationRef/>
      </w:r>
      <w:r>
        <w:rPr>
          <w:sz w:val="20"/>
          <w:szCs w:val="20"/>
        </w:rPr>
        <w:t xml:space="preserve">What is the "same matching mechanism"? I imagine the matching mechanism will be highly complex and will look different for each person (e.g., an AI might decide that person A should be paired with someone similar, whereas person B should talk to someone different). </w:t>
      </w:r>
    </w:p>
  </w:comment>
  <w:comment w:id="43" w:author="Liu, Yuanze" w:date="2025-10-12T22:06:00Z" w:initials="LY">
    <w:p w14:paraId="4F7878EB" w14:textId="77777777" w:rsidR="00297C5A" w:rsidRDefault="00297C5A" w:rsidP="00297C5A">
      <w:r>
        <w:rPr>
          <w:rStyle w:val="CommentReference"/>
        </w:rPr>
        <w:annotationRef/>
      </w:r>
      <w:r>
        <w:rPr>
          <w:sz w:val="20"/>
          <w:szCs w:val="20"/>
        </w:rPr>
        <w:t xml:space="preserve">It is not that complex, please refer to our </w:t>
      </w:r>
      <w:hyperlink r:id="rId1" w:history="1">
        <w:r>
          <w:rPr>
            <w:rStyle w:val="Hyperlink"/>
            <w:i/>
            <w:iCs/>
            <w:sz w:val="20"/>
            <w:szCs w:val="20"/>
          </w:rPr>
          <w:t>Details of the matching algorithm</w:t>
        </w:r>
      </w:hyperlink>
      <w:r>
        <w:rPr>
          <w:sz w:val="20"/>
          <w:szCs w:val="20"/>
        </w:rPr>
        <w:t xml:space="preserve"> </w:t>
      </w:r>
    </w:p>
  </w:comment>
  <w:comment w:id="44" w:author="Joshua Jackson" w:date="2025-10-13T10:51:00Z" w:initials="JJ">
    <w:p w14:paraId="5BC3BBDE" w14:textId="77777777" w:rsidR="00297C5A" w:rsidRDefault="00297C5A" w:rsidP="00297C5A">
      <w:r>
        <w:rPr>
          <w:rStyle w:val="CommentReference"/>
        </w:rPr>
        <w:annotationRef/>
      </w:r>
      <w:r>
        <w:rPr>
          <w:sz w:val="20"/>
          <w:szCs w:val="20"/>
        </w:rPr>
        <w:t xml:space="preserve">So the idea is that the algorithm and the LLM are both using this same matching algorithm? </w:t>
      </w:r>
    </w:p>
    <w:p w14:paraId="7F0B0E15" w14:textId="77777777" w:rsidR="00297C5A" w:rsidRDefault="00297C5A" w:rsidP="00297C5A"/>
    <w:p w14:paraId="6628450C" w14:textId="77777777" w:rsidR="00297C5A" w:rsidRDefault="00297C5A" w:rsidP="00297C5A">
      <w:r>
        <w:rPr>
          <w:sz w:val="20"/>
          <w:szCs w:val="20"/>
        </w:rPr>
        <w:t xml:space="preserve">So what is the value of the AI agent then? I would expect the value of an AI agent is that it can pick the best matching strategy based on the characteristics of the people in the study. For example, introverts may want to talk to extraverts (preferring dissimilar partners), but football fans may want to talk to other football fans (preferring similar partners). </w:t>
      </w:r>
    </w:p>
    <w:p w14:paraId="31EDBC25" w14:textId="77777777" w:rsidR="00297C5A" w:rsidRDefault="00297C5A" w:rsidP="00297C5A"/>
    <w:p w14:paraId="0857A8AB" w14:textId="77777777" w:rsidR="00297C5A" w:rsidRDefault="00297C5A" w:rsidP="00297C5A">
      <w:r>
        <w:rPr>
          <w:sz w:val="20"/>
          <w:szCs w:val="20"/>
        </w:rPr>
        <w:t xml:space="preserve">It feels like, by taking away the agency of the AI model to match its own matching decisions, you are removing one of the most promising parts of the intervention. </w:t>
      </w:r>
    </w:p>
  </w:comment>
  <w:comment w:id="45" w:author="Liu, Yuanze" w:date="2025-10-20T21:49:00Z" w:initials="LY">
    <w:p w14:paraId="25EE57B4" w14:textId="77777777" w:rsidR="00297C5A" w:rsidRDefault="00297C5A" w:rsidP="00297C5A">
      <w:r>
        <w:rPr>
          <w:rStyle w:val="CommentReference"/>
        </w:rPr>
        <w:annotationRef/>
      </w:r>
      <w:r>
        <w:rPr>
          <w:sz w:val="20"/>
          <w:szCs w:val="20"/>
        </w:rPr>
        <w:t>We do ask LLM to give their matching solutin, we just add an algorithm to find the best aggregated solution based on the one from each LLM.</w:t>
      </w:r>
    </w:p>
  </w:comment>
  <w:comment w:id="46" w:author="Joshua Jackson" w:date="2025-10-13T10:52:00Z" w:initials="JJ">
    <w:p w14:paraId="43A754FB" w14:textId="77777777" w:rsidR="00297C5A" w:rsidRDefault="00297C5A" w:rsidP="00297C5A">
      <w:r>
        <w:rPr>
          <w:rStyle w:val="CommentReference"/>
        </w:rPr>
        <w:annotationRef/>
      </w:r>
      <w:r>
        <w:rPr>
          <w:sz w:val="20"/>
          <w:szCs w:val="20"/>
        </w:rPr>
        <w:t xml:space="preserve">This is actually quite a thorny problem: </w:t>
      </w:r>
    </w:p>
    <w:p w14:paraId="0573EAB1" w14:textId="77777777" w:rsidR="00297C5A" w:rsidRDefault="00297C5A" w:rsidP="00297C5A"/>
    <w:p w14:paraId="4AFF430B" w14:textId="77777777" w:rsidR="00297C5A" w:rsidRDefault="00297C5A" w:rsidP="00297C5A">
      <w:r>
        <w:rPr>
          <w:sz w:val="20"/>
          <w:szCs w:val="20"/>
        </w:rPr>
        <w:t>Kalick, S. M., &amp; Hamilton, T. E. (1986). The matching hypothesis reexamined. Journal of personality and social psychology, 51(4), 673.</w:t>
      </w:r>
    </w:p>
  </w:comment>
  <w:comment w:id="47" w:author="Liu, Yuanze" w:date="2025-10-21T17:23:00Z" w:initials="LY">
    <w:p w14:paraId="3DBBE66C" w14:textId="77777777" w:rsidR="00297C5A" w:rsidRDefault="00297C5A" w:rsidP="00297C5A">
      <w:r>
        <w:rPr>
          <w:rStyle w:val="CommentReference"/>
        </w:rPr>
        <w:annotationRef/>
      </w:r>
      <w:r>
        <w:rPr>
          <w:sz w:val="20"/>
          <w:szCs w:val="20"/>
        </w:rPr>
        <w:t>Or as a stricter control, we can randomly assign people to make pairs, so we can check the effect of mathcing strategy (by making comparison bettwen condition #3-4).</w:t>
      </w:r>
    </w:p>
  </w:comment>
  <w:comment w:id="51" w:author="Joshua Jackson" w:date="2025-10-12T19:06:00Z" w:initials="JJ">
    <w:p w14:paraId="6C838683" w14:textId="77777777" w:rsidR="00297C5A" w:rsidRDefault="00297C5A" w:rsidP="00297C5A">
      <w:r>
        <w:rPr>
          <w:rStyle w:val="CommentReference"/>
        </w:rPr>
        <w:annotationRef/>
      </w:r>
      <w:r>
        <w:rPr>
          <w:sz w:val="20"/>
          <w:szCs w:val="20"/>
        </w:rPr>
        <w:t xml:space="preserve">Why do you need a fancy landscape (the video you sent me) to do this study? Why not just pair people to have conversations in Empirica? </w:t>
      </w:r>
    </w:p>
    <w:p w14:paraId="0CCC4229" w14:textId="77777777" w:rsidR="00297C5A" w:rsidRDefault="00297C5A" w:rsidP="00297C5A"/>
    <w:p w14:paraId="1312C809" w14:textId="77777777" w:rsidR="00297C5A" w:rsidRDefault="00297C5A" w:rsidP="00297C5A">
      <w:r>
        <w:rPr>
          <w:sz w:val="20"/>
          <w:szCs w:val="20"/>
        </w:rPr>
        <w:t xml:space="preserve">The advantage of having a video game atmosphere would be so people can mix/mingle and walk around. But you are constraining people to stick with pairs that you have matched up, so it seems like a misfit to your platform. </w:t>
      </w:r>
    </w:p>
  </w:comment>
  <w:comment w:id="52" w:author="Liu, Yuanze" w:date="2025-10-12T22:20:00Z" w:initials="LY">
    <w:p w14:paraId="5290AA08" w14:textId="77777777" w:rsidR="00297C5A" w:rsidRDefault="00297C5A" w:rsidP="00297C5A">
      <w:r>
        <w:rPr>
          <w:rStyle w:val="CommentReference"/>
        </w:rPr>
        <w:annotationRef/>
      </w:r>
      <w:r>
        <w:rPr>
          <w:sz w:val="20"/>
          <w:szCs w:val="20"/>
        </w:rPr>
        <w:t>we can add a final stage where all participants can freely interact with each other. This can be a nice add-on where we can observe people's behaviors and analyze them as a part of DVs.</w:t>
      </w:r>
    </w:p>
  </w:comment>
  <w:comment w:id="53" w:author="Joshua Jackson" w:date="2025-10-13T10:53:00Z" w:initials="JJ">
    <w:p w14:paraId="12D7C78E" w14:textId="77777777" w:rsidR="00297C5A" w:rsidRDefault="00297C5A" w:rsidP="00297C5A">
      <w:r>
        <w:rPr>
          <w:rStyle w:val="CommentReference"/>
        </w:rPr>
        <w:annotationRef/>
      </w:r>
      <w:r>
        <w:rPr>
          <w:sz w:val="20"/>
          <w:szCs w:val="20"/>
        </w:rPr>
        <w:t xml:space="preserve">I think it would be interesting to tell people that they can break off the interaction at any moment and wander around the space. Then you can study the length of the interaction as a DV </w:t>
      </w:r>
    </w:p>
  </w:comment>
  <w:comment w:id="54" w:author="Liu, Yuanze" w:date="2025-10-20T21:56:00Z" w:initials="LY">
    <w:p w14:paraId="7B0F5378" w14:textId="77777777" w:rsidR="00297C5A" w:rsidRDefault="00297C5A" w:rsidP="00297C5A">
      <w:r>
        <w:rPr>
          <w:rStyle w:val="CommentReference"/>
        </w:rPr>
        <w:annotationRef/>
      </w:r>
      <w:r>
        <w:rPr>
          <w:color w:val="4A85E7"/>
          <w:sz w:val="20"/>
          <w:szCs w:val="20"/>
        </w:rPr>
        <w:t>Old thoughts (agreed upon to remove): we may consider prescreening participants based on their baseline to only include the ones with difficulty in social relationships, since there may be a general uplift effect based on Nick Epley’s research on undersociality</w:t>
      </w:r>
    </w:p>
  </w:comment>
  <w:comment w:id="56" w:author="Liu, Yuanze" w:date="2025-10-21T17:09:00Z" w:initials="LY">
    <w:p w14:paraId="16022E57" w14:textId="77777777" w:rsidR="00297C5A" w:rsidRDefault="00297C5A" w:rsidP="00297C5A">
      <w:r>
        <w:rPr>
          <w:rStyle w:val="CommentReference"/>
        </w:rPr>
        <w:annotationRef/>
      </w:r>
      <w:r>
        <w:rPr>
          <w:sz w:val="20"/>
          <w:szCs w:val="20"/>
        </w:rPr>
        <w:t>I think this is the most intriguing part of this study:</w:t>
      </w:r>
    </w:p>
    <w:p w14:paraId="6CB869F0" w14:textId="77777777" w:rsidR="00297C5A" w:rsidRDefault="00297C5A" w:rsidP="00297C5A"/>
    <w:p w14:paraId="79C50E13" w14:textId="77777777" w:rsidR="00297C5A" w:rsidRDefault="00297C5A" w:rsidP="00297C5A">
      <w:r>
        <w:rPr>
          <w:sz w:val="20"/>
          <w:szCs w:val="20"/>
        </w:rPr>
        <w:t xml:space="preserve">we really don't know which matching principles/strategies LLMs will use, and which ones would be the most effective ones. </w:t>
      </w:r>
    </w:p>
    <w:p w14:paraId="17B9F2B4" w14:textId="77777777" w:rsidR="00297C5A" w:rsidRDefault="00297C5A" w:rsidP="00297C5A"/>
    <w:p w14:paraId="53A0AA59" w14:textId="77777777" w:rsidR="00297C5A" w:rsidRDefault="00297C5A" w:rsidP="00297C5A">
      <w:r>
        <w:rPr>
          <w:sz w:val="20"/>
          <w:szCs w:val="20"/>
        </w:rPr>
        <w:t>We can approach this issue either top-down (by prompting LLMs to use a specific principle) or bottom-up (by just laying out the ultimate goal, without strategy restrcitions). If we do the latter, we will make sure to only have one LLM to provide solutions in practice, otherwise, different matching plans may cancel each other out when aggregating together).</w:t>
      </w:r>
    </w:p>
    <w:p w14:paraId="55B3F2B2" w14:textId="77777777" w:rsidR="00297C5A" w:rsidRDefault="00297C5A" w:rsidP="00297C5A"/>
    <w:p w14:paraId="737272C0" w14:textId="77777777" w:rsidR="00297C5A" w:rsidRDefault="00297C5A" w:rsidP="00297C5A">
      <w:r>
        <w:rPr>
          <w:sz w:val="20"/>
          <w:szCs w:val="20"/>
        </w:rPr>
        <w:t>I personally prefer the bottom-up approach, which may allow us to perform some post-hoc analyses about the distribution of matching strategies. And a very interesting finding would be we find NO differences among strategies in terms of the experiences of users and other focal vairables of our interest, which may support that it is the lightweight scaffoding that really helps to address the undersociality issue.</w:t>
      </w:r>
    </w:p>
  </w:comment>
  <w:comment w:id="57" w:author="Liu, Yuanze" w:date="2025-10-21T16:56:00Z" w:initials="LY">
    <w:p w14:paraId="08A912A9" w14:textId="77777777" w:rsidR="00297C5A" w:rsidRDefault="00297C5A" w:rsidP="00297C5A">
      <w:r>
        <w:rPr>
          <w:rStyle w:val="CommentReference"/>
        </w:rPr>
        <w:annotationRef/>
      </w:r>
      <w:r>
        <w:rPr>
          <w:sz w:val="20"/>
          <w:szCs w:val="20"/>
        </w:rPr>
        <w:t>another way is to have an independent LLM to gather all user info from LLM brokers, and provide a ranking that we will use. This approach is more efficient and does not require any matching algorithm.</w:t>
      </w:r>
    </w:p>
    <w:p w14:paraId="593D87E1" w14:textId="77777777" w:rsidR="00297C5A" w:rsidRDefault="00297C5A" w:rsidP="00297C5A"/>
    <w:p w14:paraId="28929C34" w14:textId="77777777" w:rsidR="00297C5A" w:rsidRDefault="00297C5A" w:rsidP="00297C5A"/>
  </w:comment>
  <w:comment w:id="64" w:author="Liu, Yuanze" w:date="2025-10-21T23:20:00Z" w:initials="LY">
    <w:p w14:paraId="1B7F4C16" w14:textId="77777777" w:rsidR="00297C5A" w:rsidRDefault="00297C5A" w:rsidP="00297C5A">
      <w:r>
        <w:rPr>
          <w:rStyle w:val="CommentReference"/>
        </w:rPr>
        <w:annotationRef/>
      </w:r>
      <w:r>
        <w:rPr>
          <w:sz w:val="20"/>
          <w:szCs w:val="20"/>
        </w:rPr>
        <w:t>another approach is to use prompt engineering rather then a pre-determined "high" learning rate, which will make the learning happen more naturally (emerge from the interaction)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EA224A" w15:done="1"/>
  <w15:commentEx w15:paraId="0A28BCD9" w15:done="0"/>
  <w15:commentEx w15:paraId="57E19251" w15:done="1"/>
  <w15:commentEx w15:paraId="03B72431" w15:paraIdParent="57E19251" w15:done="1"/>
  <w15:commentEx w15:paraId="0C8A6E33" w15:done="1"/>
  <w15:commentEx w15:paraId="35B255A6" w15:paraIdParent="0C8A6E33" w15:done="1"/>
  <w15:commentEx w15:paraId="158C80D9" w15:done="0"/>
  <w15:commentEx w15:paraId="4A37B982" w15:done="0"/>
  <w15:commentEx w15:paraId="56D47E4D" w15:paraIdParent="4A37B982" w15:done="0"/>
  <w15:commentEx w15:paraId="30FE3427" w15:paraIdParent="4A37B982" w15:done="0"/>
  <w15:commentEx w15:paraId="23239064" w15:paraIdParent="4A37B982" w15:done="0"/>
  <w15:commentEx w15:paraId="2667061A" w15:done="0"/>
  <w15:commentEx w15:paraId="5961C8A5" w15:paraIdParent="2667061A" w15:done="0"/>
  <w15:commentEx w15:paraId="175B3A6F" w15:done="0"/>
  <w15:commentEx w15:paraId="21DD7BA8" w15:paraIdParent="175B3A6F" w15:done="0"/>
  <w15:commentEx w15:paraId="48DDB2DF" w15:paraIdParent="175B3A6F" w15:done="0"/>
  <w15:commentEx w15:paraId="7C2402DA" w15:paraIdParent="175B3A6F" w15:done="0"/>
  <w15:commentEx w15:paraId="0C8E7057" w15:done="0"/>
  <w15:commentEx w15:paraId="4F7878EB" w15:paraIdParent="0C8E7057" w15:done="0"/>
  <w15:commentEx w15:paraId="0857A8AB" w15:paraIdParent="0C8E7057" w15:done="0"/>
  <w15:commentEx w15:paraId="25EE57B4" w15:paraIdParent="0C8E7057" w15:done="0"/>
  <w15:commentEx w15:paraId="4AFF430B" w15:done="0"/>
  <w15:commentEx w15:paraId="3DBBE66C" w15:done="0"/>
  <w15:commentEx w15:paraId="1312C809" w15:done="1"/>
  <w15:commentEx w15:paraId="5290AA08" w15:paraIdParent="1312C809" w15:done="1"/>
  <w15:commentEx w15:paraId="12D7C78E" w15:paraIdParent="1312C809" w15:done="1"/>
  <w15:commentEx w15:paraId="7B0F5378" w15:done="0"/>
  <w15:commentEx w15:paraId="737272C0" w15:done="0"/>
  <w15:commentEx w15:paraId="28929C34" w15:done="0"/>
  <w15:commentEx w15:paraId="1B7F4C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2EDEFC1" w16cex:dateUtc="2025-10-22T04:43:00Z"/>
  <w16cex:commentExtensible w16cex:durableId="20832220" w16cex:dateUtc="2025-10-22T04:43:00Z"/>
  <w16cex:commentExtensible w16cex:durableId="0FBBBB16" w16cex:dateUtc="2025-10-22T04:43:00Z"/>
  <w16cex:commentExtensible w16cex:durableId="5BF1293F" w16cex:dateUtc="2025-10-22T04:43:00Z"/>
  <w16cex:commentExtensible w16cex:durableId="423524C2" w16cex:dateUtc="2025-10-22T04:43:00Z"/>
  <w16cex:commentExtensible w16cex:durableId="739599A5" w16cex:dateUtc="2025-10-22T04:43:00Z"/>
  <w16cex:commentExtensible w16cex:durableId="06FB2AB0" w16cex:dateUtc="2025-10-22T04:43:00Z"/>
  <w16cex:commentExtensible w16cex:durableId="1DCA955B" w16cex:dateUtc="2025-10-22T04:43:00Z"/>
  <w16cex:commentExtensible w16cex:durableId="3942BE5D" w16cex:dateUtc="2025-10-22T04:43:00Z"/>
  <w16cex:commentExtensible w16cex:durableId="795E3DF3" w16cex:dateUtc="2025-10-22T04:43:00Z"/>
  <w16cex:commentExtensible w16cex:durableId="030264DC" w16cex:dateUtc="2025-10-22T04:43:00Z"/>
  <w16cex:commentExtensible w16cex:durableId="652BDF06" w16cex:dateUtc="2025-10-22T04:43:00Z"/>
  <w16cex:commentExtensible w16cex:durableId="7A778877" w16cex:dateUtc="2025-10-22T04:43:00Z"/>
  <w16cex:commentExtensible w16cex:durableId="65F89E41" w16cex:dateUtc="2025-10-22T04:43:00Z"/>
  <w16cex:commentExtensible w16cex:durableId="57947BB6" w16cex:dateUtc="2025-10-22T04:43:00Z"/>
  <w16cex:commentExtensible w16cex:durableId="7168B590" w16cex:dateUtc="2025-10-22T04:43:00Z"/>
  <w16cex:commentExtensible w16cex:durableId="61D6F2A9" w16cex:dateUtc="2025-10-22T04:43:00Z"/>
  <w16cex:commentExtensible w16cex:durableId="361997AE" w16cex:dateUtc="2025-10-22T04:43:00Z"/>
  <w16cex:commentExtensible w16cex:durableId="54273DDE" w16cex:dateUtc="2025-10-22T04:43:00Z"/>
  <w16cex:commentExtensible w16cex:durableId="77F04198" w16cex:dateUtc="2025-10-22T04:43:00Z"/>
  <w16cex:commentExtensible w16cex:durableId="19545FDE" w16cex:dateUtc="2025-10-22T04:43:00Z"/>
  <w16cex:commentExtensible w16cex:durableId="5ADF3726" w16cex:dateUtc="2025-10-22T04:43:00Z"/>
  <w16cex:commentExtensible w16cex:durableId="4A0325CD" w16cex:dateUtc="2025-10-22T04:43:00Z"/>
  <w16cex:commentExtensible w16cex:durableId="29006354" w16cex:dateUtc="2025-10-22T04:43:00Z"/>
  <w16cex:commentExtensible w16cex:durableId="775DC3E7" w16cex:dateUtc="2025-10-22T04:43:00Z"/>
  <w16cex:commentExtensible w16cex:durableId="394C21E0" w16cex:dateUtc="2025-10-22T04:43:00Z"/>
  <w16cex:commentExtensible w16cex:durableId="5662AA8C" w16cex:dateUtc="2025-10-22T04:43:00Z"/>
  <w16cex:commentExtensible w16cex:durableId="03CD1131" w16cex:dateUtc="2025-10-22T04:43:00Z"/>
  <w16cex:commentExtensible w16cex:durableId="2CC6EC76" w16cex:dateUtc="2025-10-22T04:43:00Z"/>
  <w16cex:commentExtensible w16cex:durableId="7B02E075" w16cex:dateUtc="2025-10-22T0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EA224A" w16cid:durableId="62EDEFC1"/>
  <w16cid:commentId w16cid:paraId="0A28BCD9" w16cid:durableId="20832220"/>
  <w16cid:commentId w16cid:paraId="57E19251" w16cid:durableId="0FBBBB16"/>
  <w16cid:commentId w16cid:paraId="03B72431" w16cid:durableId="5BF1293F"/>
  <w16cid:commentId w16cid:paraId="0C8A6E33" w16cid:durableId="423524C2"/>
  <w16cid:commentId w16cid:paraId="35B255A6" w16cid:durableId="739599A5"/>
  <w16cid:commentId w16cid:paraId="158C80D9" w16cid:durableId="06FB2AB0"/>
  <w16cid:commentId w16cid:paraId="4A37B982" w16cid:durableId="1DCA955B"/>
  <w16cid:commentId w16cid:paraId="56D47E4D" w16cid:durableId="3942BE5D"/>
  <w16cid:commentId w16cid:paraId="30FE3427" w16cid:durableId="795E3DF3"/>
  <w16cid:commentId w16cid:paraId="23239064" w16cid:durableId="030264DC"/>
  <w16cid:commentId w16cid:paraId="2667061A" w16cid:durableId="652BDF06"/>
  <w16cid:commentId w16cid:paraId="5961C8A5" w16cid:durableId="7A778877"/>
  <w16cid:commentId w16cid:paraId="175B3A6F" w16cid:durableId="65F89E41"/>
  <w16cid:commentId w16cid:paraId="21DD7BA8" w16cid:durableId="57947BB6"/>
  <w16cid:commentId w16cid:paraId="48DDB2DF" w16cid:durableId="7168B590"/>
  <w16cid:commentId w16cid:paraId="7C2402DA" w16cid:durableId="61D6F2A9"/>
  <w16cid:commentId w16cid:paraId="0C8E7057" w16cid:durableId="361997AE"/>
  <w16cid:commentId w16cid:paraId="4F7878EB" w16cid:durableId="54273DDE"/>
  <w16cid:commentId w16cid:paraId="0857A8AB" w16cid:durableId="77F04198"/>
  <w16cid:commentId w16cid:paraId="25EE57B4" w16cid:durableId="19545FDE"/>
  <w16cid:commentId w16cid:paraId="4AFF430B" w16cid:durableId="5ADF3726"/>
  <w16cid:commentId w16cid:paraId="3DBBE66C" w16cid:durableId="4A0325CD"/>
  <w16cid:commentId w16cid:paraId="1312C809" w16cid:durableId="29006354"/>
  <w16cid:commentId w16cid:paraId="5290AA08" w16cid:durableId="775DC3E7"/>
  <w16cid:commentId w16cid:paraId="12D7C78E" w16cid:durableId="394C21E0"/>
  <w16cid:commentId w16cid:paraId="7B0F5378" w16cid:durableId="5662AA8C"/>
  <w16cid:commentId w16cid:paraId="737272C0" w16cid:durableId="03CD1131"/>
  <w16cid:commentId w16cid:paraId="28929C34" w16cid:durableId="2CC6EC76"/>
  <w16cid:commentId w16cid:paraId="1B7F4C16" w16cid:durableId="7B02E07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80000283" w:usb1="388F1C1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3C4A2F"/>
    <w:multiLevelType w:val="multilevel"/>
    <w:tmpl w:val="4F28268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2ABE696C"/>
    <w:multiLevelType w:val="multilevel"/>
    <w:tmpl w:val="4E7EB7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3AC66D60"/>
    <w:multiLevelType w:val="multilevel"/>
    <w:tmpl w:val="7C1CD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193F79"/>
    <w:multiLevelType w:val="multilevel"/>
    <w:tmpl w:val="AC6C2C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 w15:restartNumberingAfterBreak="0">
    <w:nsid w:val="3E962F2F"/>
    <w:multiLevelType w:val="multilevel"/>
    <w:tmpl w:val="A8F2F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7A6671"/>
    <w:multiLevelType w:val="hybridMultilevel"/>
    <w:tmpl w:val="70C8043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55D17424"/>
    <w:multiLevelType w:val="hybridMultilevel"/>
    <w:tmpl w:val="CBE6BD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7CB3C59"/>
    <w:multiLevelType w:val="multilevel"/>
    <w:tmpl w:val="E76EE6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2900C3A"/>
    <w:multiLevelType w:val="multilevel"/>
    <w:tmpl w:val="638A10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4A67232"/>
    <w:multiLevelType w:val="multilevel"/>
    <w:tmpl w:val="C02622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691C1A7E"/>
    <w:multiLevelType w:val="multilevel"/>
    <w:tmpl w:val="0ED2D5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16cid:durableId="14211709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7908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82621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7264092">
    <w:abstractNumId w:val="1"/>
  </w:num>
  <w:num w:numId="5" w16cid:durableId="526254665">
    <w:abstractNumId w:val="5"/>
  </w:num>
  <w:num w:numId="6" w16cid:durableId="160656980">
    <w:abstractNumId w:val="0"/>
  </w:num>
  <w:num w:numId="7" w16cid:durableId="1500122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990604">
    <w:abstractNumId w:val="4"/>
  </w:num>
  <w:num w:numId="9" w16cid:durableId="568463985">
    <w:abstractNumId w:val="9"/>
  </w:num>
  <w:num w:numId="10" w16cid:durableId="621107963">
    <w:abstractNumId w:val="2"/>
  </w:num>
  <w:num w:numId="11" w16cid:durableId="48366956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hua Jackson">
    <w15:presenceInfo w15:providerId="AD" w15:userId="S::joshuacjackson@UCHICAGO.EDU::e5e4c2c9-420a-4287-bfd3-95e561ddce8f"/>
  </w15:person>
  <w15:person w15:author="Liu, Yuanze">
    <w15:presenceInfo w15:providerId="AD" w15:userId="S::yliu424@chicagobooth.edu::1960161f-b163-48a3-90d6-a7975c507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C5A"/>
    <w:rsid w:val="000D53D9"/>
    <w:rsid w:val="001007CA"/>
    <w:rsid w:val="0019384D"/>
    <w:rsid w:val="001B4CD8"/>
    <w:rsid w:val="00220FD8"/>
    <w:rsid w:val="00265533"/>
    <w:rsid w:val="00297C5A"/>
    <w:rsid w:val="003C38F7"/>
    <w:rsid w:val="003F4026"/>
    <w:rsid w:val="00403717"/>
    <w:rsid w:val="004929CB"/>
    <w:rsid w:val="004B079A"/>
    <w:rsid w:val="0052053F"/>
    <w:rsid w:val="00520DE6"/>
    <w:rsid w:val="00557F6C"/>
    <w:rsid w:val="0061159D"/>
    <w:rsid w:val="007B4B74"/>
    <w:rsid w:val="008650FC"/>
    <w:rsid w:val="008C3316"/>
    <w:rsid w:val="00BE1355"/>
    <w:rsid w:val="00CA2655"/>
    <w:rsid w:val="00E8537D"/>
    <w:rsid w:val="00F95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0FA215"/>
  <w15:chartTrackingRefBased/>
  <w15:docId w15:val="{A8915006-B2E6-F04D-B337-5A93E8B84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C5A"/>
    <w:pPr>
      <w:spacing w:after="0" w:line="276" w:lineRule="auto"/>
    </w:pPr>
    <w:rPr>
      <w:rFonts w:ascii="Arial" w:eastAsia="SimSun" w:hAnsi="Arial" w:cs="Arial"/>
      <w:kern w:val="0"/>
      <w:sz w:val="22"/>
      <w:szCs w:val="22"/>
      <w:lang w:val="en" w:eastAsia="en-US"/>
      <w14:ligatures w14:val="none"/>
    </w:rPr>
  </w:style>
  <w:style w:type="paragraph" w:styleId="Heading1">
    <w:name w:val="heading 1"/>
    <w:basedOn w:val="Normal"/>
    <w:next w:val="Normal"/>
    <w:link w:val="Heading1Char"/>
    <w:uiPriority w:val="9"/>
    <w:qFormat/>
    <w:rsid w:val="00297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7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7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7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7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7C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7C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7C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7C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7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7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7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7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7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7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7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7C5A"/>
    <w:rPr>
      <w:rFonts w:eastAsiaTheme="majorEastAsia" w:cstheme="majorBidi"/>
      <w:color w:val="272727" w:themeColor="text1" w:themeTint="D8"/>
    </w:rPr>
  </w:style>
  <w:style w:type="paragraph" w:styleId="Title">
    <w:name w:val="Title"/>
    <w:basedOn w:val="Normal"/>
    <w:next w:val="Normal"/>
    <w:link w:val="TitleChar"/>
    <w:uiPriority w:val="10"/>
    <w:qFormat/>
    <w:rsid w:val="00297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7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7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7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7C5A"/>
    <w:pPr>
      <w:spacing w:before="160"/>
      <w:jc w:val="center"/>
    </w:pPr>
    <w:rPr>
      <w:i/>
      <w:iCs/>
      <w:color w:val="404040" w:themeColor="text1" w:themeTint="BF"/>
    </w:rPr>
  </w:style>
  <w:style w:type="character" w:customStyle="1" w:styleId="QuoteChar">
    <w:name w:val="Quote Char"/>
    <w:basedOn w:val="DefaultParagraphFont"/>
    <w:link w:val="Quote"/>
    <w:uiPriority w:val="29"/>
    <w:rsid w:val="00297C5A"/>
    <w:rPr>
      <w:i/>
      <w:iCs/>
      <w:color w:val="404040" w:themeColor="text1" w:themeTint="BF"/>
    </w:rPr>
  </w:style>
  <w:style w:type="paragraph" w:styleId="ListParagraph">
    <w:name w:val="List Paragraph"/>
    <w:basedOn w:val="Normal"/>
    <w:uiPriority w:val="34"/>
    <w:qFormat/>
    <w:rsid w:val="00297C5A"/>
    <w:pPr>
      <w:ind w:left="720"/>
      <w:contextualSpacing/>
    </w:pPr>
  </w:style>
  <w:style w:type="character" w:styleId="IntenseEmphasis">
    <w:name w:val="Intense Emphasis"/>
    <w:basedOn w:val="DefaultParagraphFont"/>
    <w:uiPriority w:val="21"/>
    <w:qFormat/>
    <w:rsid w:val="00297C5A"/>
    <w:rPr>
      <w:i/>
      <w:iCs/>
      <w:color w:val="0F4761" w:themeColor="accent1" w:themeShade="BF"/>
    </w:rPr>
  </w:style>
  <w:style w:type="paragraph" w:styleId="IntenseQuote">
    <w:name w:val="Intense Quote"/>
    <w:basedOn w:val="Normal"/>
    <w:next w:val="Normal"/>
    <w:link w:val="IntenseQuoteChar"/>
    <w:uiPriority w:val="30"/>
    <w:qFormat/>
    <w:rsid w:val="00297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7C5A"/>
    <w:rPr>
      <w:i/>
      <w:iCs/>
      <w:color w:val="0F4761" w:themeColor="accent1" w:themeShade="BF"/>
    </w:rPr>
  </w:style>
  <w:style w:type="character" w:styleId="IntenseReference">
    <w:name w:val="Intense Reference"/>
    <w:basedOn w:val="DefaultParagraphFont"/>
    <w:uiPriority w:val="32"/>
    <w:qFormat/>
    <w:rsid w:val="00297C5A"/>
    <w:rPr>
      <w:b/>
      <w:bCs/>
      <w:smallCaps/>
      <w:color w:val="0F4761" w:themeColor="accent1" w:themeShade="BF"/>
      <w:spacing w:val="5"/>
    </w:rPr>
  </w:style>
  <w:style w:type="character" w:styleId="Hyperlink">
    <w:name w:val="Hyperlink"/>
    <w:basedOn w:val="DefaultParagraphFont"/>
    <w:uiPriority w:val="99"/>
    <w:semiHidden/>
    <w:unhideWhenUsed/>
    <w:rsid w:val="00297C5A"/>
    <w:rPr>
      <w:color w:val="467886" w:themeColor="hyperlink"/>
      <w:u w:val="single"/>
    </w:rPr>
  </w:style>
  <w:style w:type="paragraph" w:styleId="NormalWeb">
    <w:name w:val="Normal (Web)"/>
    <w:basedOn w:val="Normal"/>
    <w:uiPriority w:val="99"/>
    <w:semiHidden/>
    <w:unhideWhenUsed/>
    <w:rsid w:val="00297C5A"/>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Bibliography">
    <w:name w:val="Bibliography"/>
    <w:basedOn w:val="Normal"/>
    <w:next w:val="Normal"/>
    <w:uiPriority w:val="37"/>
    <w:unhideWhenUsed/>
    <w:rsid w:val="00297C5A"/>
    <w:pPr>
      <w:spacing w:line="480" w:lineRule="auto"/>
      <w:ind w:left="720" w:hanging="720"/>
    </w:pPr>
  </w:style>
  <w:style w:type="character" w:styleId="CommentReference">
    <w:name w:val="annotation reference"/>
    <w:basedOn w:val="DefaultParagraphFont"/>
    <w:uiPriority w:val="99"/>
    <w:semiHidden/>
    <w:unhideWhenUsed/>
    <w:rsid w:val="00297C5A"/>
    <w:rPr>
      <w:sz w:val="16"/>
      <w:szCs w:val="16"/>
    </w:rPr>
  </w:style>
  <w:style w:type="character" w:customStyle="1" w:styleId="katex-mathml">
    <w:name w:val="katex-mathml"/>
    <w:basedOn w:val="DefaultParagraphFont"/>
    <w:rsid w:val="00297C5A"/>
  </w:style>
  <w:style w:type="table" w:styleId="TableGrid">
    <w:name w:val="Table Grid"/>
    <w:basedOn w:val="TableNormal"/>
    <w:uiPriority w:val="39"/>
    <w:rsid w:val="00297C5A"/>
    <w:pPr>
      <w:spacing w:after="0" w:line="240" w:lineRule="auto"/>
    </w:pPr>
    <w:rPr>
      <w:rFonts w:ascii="Arial" w:eastAsia="SimSun" w:hAnsi="Arial" w:cs="Arial"/>
      <w:kern w:val="0"/>
      <w:sz w:val="22"/>
      <w:szCs w:val="22"/>
      <w:lang w:val="en"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7C5A"/>
    <w:rPr>
      <w:b/>
      <w:bCs/>
    </w:rPr>
  </w:style>
  <w:style w:type="character" w:styleId="Emphasis">
    <w:name w:val="Emphasis"/>
    <w:basedOn w:val="DefaultParagraphFont"/>
    <w:uiPriority w:val="20"/>
    <w:qFormat/>
    <w:rsid w:val="00297C5A"/>
    <w:rPr>
      <w:i/>
      <w:iC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SimSun" w:hAnsi="Arial" w:cs="Arial"/>
      <w:kern w:val="0"/>
      <w:sz w:val="20"/>
      <w:szCs w:val="20"/>
      <w:lang w:val="en" w:eastAsia="en-US"/>
      <w14:ligatures w14:val="none"/>
    </w:rPr>
  </w:style>
  <w:style w:type="character" w:styleId="FollowedHyperlink">
    <w:name w:val="FollowedHyperlink"/>
    <w:basedOn w:val="DefaultParagraphFont"/>
    <w:uiPriority w:val="99"/>
    <w:semiHidden/>
    <w:unhideWhenUsed/>
    <w:rsid w:val="00220F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google.com/document/d/1VrwATmcqpc6-u1tKpR9VxxdEmb30mKTDUUuqw8gQStE/edit?usp=sharing"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cs.google.com/document/d/1RrfzAVPPDVJ7nFR4bpHPh8AkQ8er2NkTI0_teqEeO_M/edit?usp=sharing"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22</Pages>
  <Words>31597</Words>
  <Characters>180104</Characters>
  <Application>Microsoft Office Word</Application>
  <DocSecurity>0</DocSecurity>
  <Lines>1500</Lines>
  <Paragraphs>422</Paragraphs>
  <ScaleCrop>false</ScaleCrop>
  <Company/>
  <LinksUpToDate>false</LinksUpToDate>
  <CharactersWithSpaces>211279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Yuanze</dc:creator>
  <cp:keywords/>
  <dc:description/>
  <cp:lastModifiedBy>Liu, Yuanze</cp:lastModifiedBy>
  <cp:revision>19</cp:revision>
  <dcterms:created xsi:type="dcterms:W3CDTF">2025-10-22T04:47:00Z</dcterms:created>
  <dcterms:modified xsi:type="dcterms:W3CDTF">2025-10-29T02:08:00Z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id="uAj3aZUB"/&gt;&lt;style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